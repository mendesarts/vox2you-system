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CAB20C" w14:textId="4CDA47E8" w:rsidR="00D55724" w:rsidRDefault="00437088" w:rsidP="00DB713C">
      <w:pPr>
        <w:rPr>
          <w:rFonts w:ascii="Garamond" w:hAnsi="Garamond" w:cs="Calibri"/>
          <w:b/>
          <w:bCs/>
          <w:u w:val="single"/>
        </w:rPr>
      </w:pPr>
      <w:r w:rsidRPr="00D55724">
        <w:rPr>
          <w:rFonts w:ascii="Garamond" w:hAnsi="Garamond" w:cs="Calibri"/>
          <w:noProof/>
          <w:lang w:eastAsia="pt-BR"/>
        </w:rPr>
        <w:drawing>
          <wp:anchor distT="0" distB="0" distL="114300" distR="114300" simplePos="0" relativeHeight="251670528" behindDoc="1" locked="0" layoutInCell="1" allowOverlap="1" wp14:anchorId="06985809" wp14:editId="52C72DFA">
            <wp:simplePos x="0" y="0"/>
            <wp:positionH relativeFrom="column">
              <wp:posOffset>-459740</wp:posOffset>
            </wp:positionH>
            <wp:positionV relativeFrom="paragraph">
              <wp:posOffset>-1124759</wp:posOffset>
            </wp:positionV>
            <wp:extent cx="7553325" cy="11204575"/>
            <wp:effectExtent l="0" t="0" r="3175" b="0"/>
            <wp:wrapNone/>
            <wp:docPr id="795167316" name="Imagem 7951673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alphaModFix amt="70000"/>
                      <a:extLst>
                        <a:ext uri="{28A0092B-C50C-407E-A947-70E740481C1C}">
                          <a14:useLocalDpi xmlns:a14="http://schemas.microsoft.com/office/drawing/2010/main" val="0"/>
                        </a:ext>
                      </a:extLst>
                    </a:blip>
                    <a:srcRect/>
                    <a:stretch>
                      <a:fillRect/>
                    </a:stretch>
                  </pic:blipFill>
                  <pic:spPr bwMode="auto">
                    <a:xfrm>
                      <a:off x="0" y="0"/>
                      <a:ext cx="7553325" cy="11204575"/>
                    </a:xfrm>
                    <a:prstGeom prst="rect">
                      <a:avLst/>
                    </a:prstGeom>
                    <a:noFill/>
                  </pic:spPr>
                </pic:pic>
              </a:graphicData>
            </a:graphic>
            <wp14:sizeRelH relativeFrom="page">
              <wp14:pctWidth>0</wp14:pctWidth>
            </wp14:sizeRelH>
            <wp14:sizeRelV relativeFrom="page">
              <wp14:pctHeight>0</wp14:pctHeight>
            </wp14:sizeRelV>
          </wp:anchor>
        </w:drawing>
      </w:r>
    </w:p>
    <w:p w14:paraId="2C12336D" w14:textId="3922F7D0" w:rsidR="0073399C" w:rsidRPr="00D55724" w:rsidRDefault="0073399C" w:rsidP="00D55724">
      <w:pPr>
        <w:jc w:val="center"/>
        <w:rPr>
          <w:rFonts w:ascii="Garamond" w:hAnsi="Garamond" w:cs="Calibri"/>
          <w:b/>
          <w:bCs/>
          <w:sz w:val="24"/>
          <w:szCs w:val="24"/>
        </w:rPr>
      </w:pPr>
      <w:r w:rsidRPr="00D55724">
        <w:rPr>
          <w:rFonts w:ascii="Garamond" w:hAnsi="Garamond" w:cs="Calibri"/>
          <w:b/>
          <w:bCs/>
          <w:sz w:val="24"/>
          <w:szCs w:val="24"/>
        </w:rPr>
        <w:t>CO</w:t>
      </w:r>
      <w:bookmarkStart w:id="0" w:name="_GoBack"/>
      <w:bookmarkEnd w:id="0"/>
      <w:r w:rsidRPr="00D55724">
        <w:rPr>
          <w:rFonts w:ascii="Garamond" w:hAnsi="Garamond" w:cs="Calibri"/>
          <w:b/>
          <w:bCs/>
          <w:sz w:val="24"/>
          <w:szCs w:val="24"/>
        </w:rPr>
        <w:t>NTRATO DE PRESTAÇÃO DE SERVIÇOS</w:t>
      </w:r>
      <w:r w:rsidR="00437088">
        <w:rPr>
          <w:rFonts w:ascii="Garamond" w:hAnsi="Garamond" w:cs="Calibri"/>
          <w:b/>
          <w:bCs/>
          <w:sz w:val="24"/>
          <w:szCs w:val="24"/>
        </w:rPr>
        <w:t xml:space="preserve"> </w:t>
      </w:r>
      <w:r w:rsidR="00D55724" w:rsidRPr="00D55724">
        <w:rPr>
          <w:rFonts w:ascii="Garamond" w:hAnsi="Garamond" w:cs="Calibri"/>
          <w:b/>
          <w:bCs/>
          <w:sz w:val="24"/>
          <w:szCs w:val="24"/>
        </w:rPr>
        <w:t xml:space="preserve">– </w:t>
      </w:r>
      <w:r w:rsidR="00885DD4">
        <w:rPr>
          <w:rFonts w:ascii="Garamond" w:hAnsi="Garamond" w:cs="Calibri"/>
          <w:b/>
          <w:bCs/>
          <w:sz w:val="24"/>
          <w:szCs w:val="24"/>
        </w:rPr>
        <w:t>ACADEMY</w:t>
      </w:r>
    </w:p>
    <w:p w14:paraId="514BAD98" w14:textId="64BC7144" w:rsidR="0073399C" w:rsidRPr="00D55724" w:rsidRDefault="0073399C" w:rsidP="00D55724">
      <w:pPr>
        <w:pStyle w:val="Ttulo1"/>
        <w:spacing w:before="0" w:line="240" w:lineRule="auto"/>
        <w:jc w:val="center"/>
        <w:rPr>
          <w:rStyle w:val="Nmerodepgina"/>
          <w:rFonts w:ascii="Garamond" w:eastAsia="Calibri" w:hAnsi="Garamond" w:cs="Calibri"/>
          <w:b/>
          <w:bCs/>
          <w:smallCaps/>
          <w:color w:val="000000" w:themeColor="text1"/>
          <w:sz w:val="22"/>
          <w:szCs w:val="22"/>
        </w:rPr>
      </w:pPr>
      <w:r w:rsidRPr="00D55724">
        <w:rPr>
          <w:rStyle w:val="Nmerodepgina"/>
          <w:rFonts w:ascii="Garamond" w:eastAsia="Calibri" w:hAnsi="Garamond" w:cs="Calibri"/>
          <w:b/>
          <w:bCs/>
          <w:smallCaps/>
          <w:color w:val="000000" w:themeColor="text1"/>
          <w:sz w:val="22"/>
          <w:szCs w:val="22"/>
        </w:rPr>
        <w:t>QUADRO DE RESUMO</w:t>
      </w:r>
    </w:p>
    <w:p w14:paraId="5F4F879E" w14:textId="30C12918" w:rsidR="0073399C" w:rsidRPr="00D55724" w:rsidRDefault="0073399C" w:rsidP="0073399C">
      <w:pPr>
        <w:pStyle w:val="Corpo"/>
        <w:tabs>
          <w:tab w:val="left" w:pos="10490"/>
        </w:tabs>
        <w:rPr>
          <w:rFonts w:ascii="Garamond" w:eastAsia="Calibri" w:hAnsi="Garamond" w:cs="Calibri"/>
          <w:sz w:val="22"/>
          <w:szCs w:val="22"/>
        </w:rPr>
      </w:pPr>
    </w:p>
    <w:tbl>
      <w:tblPr>
        <w:tblStyle w:val="TabeladeGrade4-nfase3"/>
        <w:tblW w:w="10490" w:type="dxa"/>
        <w:tblLook w:val="0420" w:firstRow="1" w:lastRow="0" w:firstColumn="0" w:lastColumn="0" w:noHBand="0" w:noVBand="1"/>
      </w:tblPr>
      <w:tblGrid>
        <w:gridCol w:w="3119"/>
        <w:gridCol w:w="2946"/>
        <w:gridCol w:w="734"/>
        <w:gridCol w:w="424"/>
        <w:gridCol w:w="3267"/>
      </w:tblGrid>
      <w:tr w:rsidR="0073399C" w:rsidRPr="00D55724" w14:paraId="2C5253DD" w14:textId="77777777" w:rsidTr="006D2A06">
        <w:trPr>
          <w:cnfStyle w:val="100000000000" w:firstRow="1" w:lastRow="0" w:firstColumn="0" w:lastColumn="0" w:oddVBand="0" w:evenVBand="0" w:oddHBand="0" w:evenHBand="0" w:firstRowFirstColumn="0" w:firstRowLastColumn="0" w:lastRowFirstColumn="0" w:lastRowLastColumn="0"/>
          <w:trHeight w:val="397"/>
        </w:trPr>
        <w:tc>
          <w:tcPr>
            <w:tcW w:w="10490" w:type="dxa"/>
            <w:gridSpan w:val="5"/>
            <w:vAlign w:val="center"/>
          </w:tcPr>
          <w:p w14:paraId="0912ABB7" w14:textId="77777777" w:rsidR="0073399C" w:rsidRPr="00D55724" w:rsidRDefault="0073399C" w:rsidP="0073399C">
            <w:pPr>
              <w:pStyle w:val="PargrafodaLista"/>
              <w:numPr>
                <w:ilvl w:val="0"/>
                <w:numId w:val="1"/>
              </w:numPr>
              <w:tabs>
                <w:tab w:val="left" w:pos="10490"/>
              </w:tabs>
              <w:rPr>
                <w:rFonts w:ascii="Garamond" w:hAnsi="Garamond" w:cs="Calibri"/>
                <w:color w:val="000000" w:themeColor="text1"/>
              </w:rPr>
            </w:pPr>
            <w:bookmarkStart w:id="1" w:name="_Ref142927518"/>
            <w:r w:rsidRPr="00D55724">
              <w:rPr>
                <w:rFonts w:ascii="Garamond" w:hAnsi="Garamond" w:cs="Calibri"/>
                <w:color w:val="000000" w:themeColor="text1"/>
              </w:rPr>
              <w:t>CONTRATADA</w:t>
            </w:r>
            <w:bookmarkEnd w:id="1"/>
          </w:p>
        </w:tc>
      </w:tr>
      <w:tr w:rsidR="0073399C" w:rsidRPr="00D55724" w14:paraId="6D1246F4" w14:textId="77777777" w:rsidTr="006D2A06">
        <w:trPr>
          <w:cnfStyle w:val="000000100000" w:firstRow="0" w:lastRow="0" w:firstColumn="0" w:lastColumn="0" w:oddVBand="0" w:evenVBand="0" w:oddHBand="1" w:evenHBand="0" w:firstRowFirstColumn="0" w:firstRowLastColumn="0" w:lastRowFirstColumn="0" w:lastRowLastColumn="0"/>
          <w:trHeight w:val="397"/>
        </w:trPr>
        <w:tc>
          <w:tcPr>
            <w:tcW w:w="6799" w:type="dxa"/>
            <w:gridSpan w:val="3"/>
            <w:vAlign w:val="center"/>
          </w:tcPr>
          <w:p w14:paraId="6D680A97" w14:textId="77777777" w:rsidR="0073399C" w:rsidRPr="00D55724" w:rsidRDefault="0073399C" w:rsidP="006D2A06">
            <w:pPr>
              <w:tabs>
                <w:tab w:val="left" w:pos="10490"/>
              </w:tabs>
              <w:rPr>
                <w:rFonts w:ascii="Garamond" w:hAnsi="Garamond" w:cs="Calibri"/>
                <w:b/>
                <w:bCs/>
              </w:rPr>
            </w:pPr>
            <w:r w:rsidRPr="00D55724">
              <w:rPr>
                <w:rFonts w:ascii="Garamond" w:hAnsi="Garamond" w:cs="Calibri"/>
                <w:b/>
                <w:bCs/>
              </w:rPr>
              <w:t xml:space="preserve">ESCOLA: </w:t>
            </w:r>
            <w:permStart w:id="1268397297" w:edGrp="everyone"/>
            <w:r w:rsidRPr="00D55724">
              <w:rPr>
                <w:rFonts w:ascii="Garamond" w:hAnsi="Garamond" w:cs="Calibri"/>
                <w:highlight w:val="yellow"/>
              </w:rPr>
              <w:t>{RAZÃO SOCIAL}</w:t>
            </w:r>
            <w:permEnd w:id="1268397297"/>
          </w:p>
        </w:tc>
        <w:tc>
          <w:tcPr>
            <w:tcW w:w="3691" w:type="dxa"/>
            <w:gridSpan w:val="2"/>
            <w:vAlign w:val="center"/>
          </w:tcPr>
          <w:p w14:paraId="4B6B43BB" w14:textId="77777777" w:rsidR="0073399C" w:rsidRPr="00D55724" w:rsidRDefault="0073399C" w:rsidP="006D2A06">
            <w:pPr>
              <w:tabs>
                <w:tab w:val="left" w:pos="10490"/>
              </w:tabs>
              <w:rPr>
                <w:rFonts w:ascii="Garamond" w:hAnsi="Garamond" w:cs="Calibri"/>
                <w:b/>
                <w:bCs/>
              </w:rPr>
            </w:pPr>
            <w:r w:rsidRPr="00D55724">
              <w:rPr>
                <w:rFonts w:ascii="Garamond" w:hAnsi="Garamond" w:cs="Calibri"/>
                <w:b/>
                <w:bCs/>
              </w:rPr>
              <w:t xml:space="preserve">CNPJ nº: </w:t>
            </w:r>
            <w:permStart w:id="680683677" w:edGrp="everyone"/>
            <w:r w:rsidRPr="00D55724">
              <w:rPr>
                <w:rFonts w:ascii="Garamond" w:hAnsi="Garamond" w:cs="Calibri"/>
                <w:highlight w:val="yellow"/>
              </w:rPr>
              <w:t>{NÚMERO CNPJ}</w:t>
            </w:r>
            <w:permEnd w:id="680683677"/>
          </w:p>
        </w:tc>
      </w:tr>
      <w:tr w:rsidR="0073399C" w:rsidRPr="00D55724" w14:paraId="32B514DE" w14:textId="77777777" w:rsidTr="006D2A06">
        <w:trPr>
          <w:trHeight w:val="397"/>
        </w:trPr>
        <w:tc>
          <w:tcPr>
            <w:tcW w:w="10490" w:type="dxa"/>
            <w:gridSpan w:val="5"/>
            <w:vAlign w:val="center"/>
          </w:tcPr>
          <w:p w14:paraId="7138FFAA" w14:textId="77777777" w:rsidR="0073399C" w:rsidRPr="00D55724" w:rsidRDefault="0073399C" w:rsidP="006D2A06">
            <w:pPr>
              <w:tabs>
                <w:tab w:val="left" w:pos="3003"/>
                <w:tab w:val="left" w:pos="3428"/>
                <w:tab w:val="left" w:pos="5980"/>
                <w:tab w:val="left" w:pos="7114"/>
                <w:tab w:val="left" w:pos="10490"/>
              </w:tabs>
              <w:rPr>
                <w:rFonts w:ascii="Garamond" w:hAnsi="Garamond" w:cs="Calibri"/>
                <w:b/>
                <w:bCs/>
              </w:rPr>
            </w:pPr>
            <w:r w:rsidRPr="00D55724">
              <w:rPr>
                <w:rFonts w:ascii="Garamond" w:hAnsi="Garamond" w:cs="Calibri"/>
                <w:b/>
                <w:bCs/>
              </w:rPr>
              <w:t xml:space="preserve">ENDEREÇO: </w:t>
            </w:r>
            <w:permStart w:id="1439653642" w:edGrp="everyone"/>
            <w:r w:rsidRPr="00D55724">
              <w:rPr>
                <w:rFonts w:ascii="Garamond" w:hAnsi="Garamond" w:cs="Calibri"/>
                <w:highlight w:val="yellow"/>
              </w:rPr>
              <w:t>{endereço, número, complemento}</w:t>
            </w:r>
            <w:permEnd w:id="1439653642"/>
          </w:p>
        </w:tc>
      </w:tr>
      <w:tr w:rsidR="0073399C" w:rsidRPr="00D55724" w14:paraId="70FD0A38" w14:textId="77777777" w:rsidTr="006D2A06">
        <w:trPr>
          <w:cnfStyle w:val="000000100000" w:firstRow="0" w:lastRow="0" w:firstColumn="0" w:lastColumn="0" w:oddVBand="0" w:evenVBand="0" w:oddHBand="1" w:evenHBand="0" w:firstRowFirstColumn="0" w:firstRowLastColumn="0" w:lastRowFirstColumn="0" w:lastRowLastColumn="0"/>
          <w:trHeight w:val="397"/>
        </w:trPr>
        <w:tc>
          <w:tcPr>
            <w:tcW w:w="3119" w:type="dxa"/>
            <w:vAlign w:val="center"/>
          </w:tcPr>
          <w:p w14:paraId="67EE6914" w14:textId="77777777" w:rsidR="0073399C" w:rsidRPr="00D55724" w:rsidRDefault="0073399C" w:rsidP="006D2A06">
            <w:pPr>
              <w:tabs>
                <w:tab w:val="left" w:pos="2201"/>
                <w:tab w:val="left" w:pos="10490"/>
              </w:tabs>
              <w:rPr>
                <w:rFonts w:ascii="Garamond" w:hAnsi="Garamond" w:cs="Calibri"/>
                <w:b/>
                <w:bCs/>
              </w:rPr>
            </w:pPr>
            <w:r w:rsidRPr="00D55724">
              <w:rPr>
                <w:rFonts w:ascii="Garamond" w:hAnsi="Garamond" w:cs="Calibri"/>
                <w:b/>
                <w:bCs/>
              </w:rPr>
              <w:t xml:space="preserve">BAIRRO: </w:t>
            </w:r>
            <w:permStart w:id="413170322" w:edGrp="everyone"/>
            <w:r w:rsidRPr="00D55724">
              <w:rPr>
                <w:rFonts w:ascii="Garamond" w:hAnsi="Garamond" w:cs="Calibri"/>
                <w:highlight w:val="yellow"/>
              </w:rPr>
              <w:t>{bairro}</w:t>
            </w:r>
            <w:permEnd w:id="413170322"/>
          </w:p>
        </w:tc>
        <w:tc>
          <w:tcPr>
            <w:tcW w:w="2946" w:type="dxa"/>
            <w:vAlign w:val="center"/>
          </w:tcPr>
          <w:p w14:paraId="40421BB4" w14:textId="77777777" w:rsidR="0073399C" w:rsidRPr="00D55724" w:rsidRDefault="0073399C" w:rsidP="006D2A06">
            <w:pPr>
              <w:tabs>
                <w:tab w:val="left" w:pos="10490"/>
              </w:tabs>
              <w:rPr>
                <w:rFonts w:ascii="Garamond" w:hAnsi="Garamond" w:cs="Calibri"/>
                <w:b/>
                <w:bCs/>
              </w:rPr>
            </w:pPr>
            <w:r w:rsidRPr="00D55724">
              <w:rPr>
                <w:rFonts w:ascii="Garamond" w:hAnsi="Garamond" w:cs="Calibri"/>
                <w:b/>
                <w:bCs/>
              </w:rPr>
              <w:t>CIDADE</w:t>
            </w:r>
            <w:r w:rsidRPr="00D55724">
              <w:rPr>
                <w:rFonts w:ascii="Garamond" w:hAnsi="Garamond" w:cs="Calibri"/>
              </w:rPr>
              <w:t xml:space="preserve">: </w:t>
            </w:r>
            <w:permStart w:id="1361794839" w:edGrp="everyone"/>
            <w:r w:rsidRPr="00D55724">
              <w:rPr>
                <w:rFonts w:ascii="Garamond" w:hAnsi="Garamond" w:cs="Calibri"/>
                <w:highlight w:val="yellow"/>
              </w:rPr>
              <w:t>{cidade}</w:t>
            </w:r>
            <w:permEnd w:id="1361794839"/>
          </w:p>
        </w:tc>
        <w:tc>
          <w:tcPr>
            <w:tcW w:w="1158" w:type="dxa"/>
            <w:gridSpan w:val="2"/>
            <w:vAlign w:val="center"/>
          </w:tcPr>
          <w:p w14:paraId="432D9066" w14:textId="77777777" w:rsidR="0073399C" w:rsidRPr="00D55724" w:rsidRDefault="0073399C" w:rsidP="006D2A06">
            <w:pPr>
              <w:tabs>
                <w:tab w:val="left" w:pos="795"/>
                <w:tab w:val="left" w:pos="10490"/>
              </w:tabs>
              <w:rPr>
                <w:rFonts w:ascii="Garamond" w:hAnsi="Garamond" w:cs="Calibri"/>
                <w:b/>
                <w:bCs/>
              </w:rPr>
            </w:pPr>
            <w:r w:rsidRPr="00D55724">
              <w:rPr>
                <w:rFonts w:ascii="Garamond" w:hAnsi="Garamond" w:cs="Calibri"/>
                <w:b/>
                <w:bCs/>
              </w:rPr>
              <w:t xml:space="preserve">UF: </w:t>
            </w:r>
            <w:permStart w:id="1028679504" w:edGrp="everyone"/>
            <w:r w:rsidRPr="00D55724">
              <w:rPr>
                <w:rFonts w:ascii="Garamond" w:hAnsi="Garamond" w:cs="Calibri"/>
                <w:highlight w:val="yellow"/>
              </w:rPr>
              <w:t>{UF}</w:t>
            </w:r>
            <w:permEnd w:id="1028679504"/>
          </w:p>
        </w:tc>
        <w:tc>
          <w:tcPr>
            <w:tcW w:w="3267" w:type="dxa"/>
            <w:vAlign w:val="center"/>
          </w:tcPr>
          <w:p w14:paraId="460961E3" w14:textId="77777777" w:rsidR="0073399C" w:rsidRPr="00D55724" w:rsidRDefault="0073399C" w:rsidP="006D2A06">
            <w:pPr>
              <w:tabs>
                <w:tab w:val="left" w:pos="10490"/>
              </w:tabs>
              <w:ind w:right="-378"/>
              <w:rPr>
                <w:rFonts w:ascii="Garamond" w:hAnsi="Garamond" w:cs="Calibri"/>
                <w:b/>
                <w:bCs/>
              </w:rPr>
            </w:pPr>
            <w:r w:rsidRPr="00D55724">
              <w:rPr>
                <w:rFonts w:ascii="Garamond" w:hAnsi="Garamond" w:cs="Calibri"/>
                <w:b/>
                <w:bCs/>
              </w:rPr>
              <w:t xml:space="preserve">CEP: </w:t>
            </w:r>
            <w:permStart w:id="1369584728" w:edGrp="everyone"/>
            <w:r w:rsidRPr="00D55724">
              <w:rPr>
                <w:rFonts w:ascii="Garamond" w:hAnsi="Garamond" w:cs="Calibri"/>
                <w:highlight w:val="yellow"/>
              </w:rPr>
              <w:t>{CEP}</w:t>
            </w:r>
            <w:permEnd w:id="1369584728"/>
          </w:p>
        </w:tc>
      </w:tr>
    </w:tbl>
    <w:p w14:paraId="01CC05A3" w14:textId="5AE7DE3F" w:rsidR="0073399C" w:rsidRPr="00D55724" w:rsidRDefault="0073399C" w:rsidP="0073399C">
      <w:pPr>
        <w:tabs>
          <w:tab w:val="left" w:pos="10490"/>
        </w:tabs>
        <w:jc w:val="both"/>
        <w:rPr>
          <w:rFonts w:ascii="Garamond" w:hAnsi="Garamond" w:cs="Calibri"/>
        </w:rPr>
      </w:pPr>
    </w:p>
    <w:tbl>
      <w:tblPr>
        <w:tblStyle w:val="TabeladeGrade4-nfase3"/>
        <w:tblW w:w="10425" w:type="dxa"/>
        <w:tblLook w:val="0420" w:firstRow="1" w:lastRow="0" w:firstColumn="0" w:lastColumn="0" w:noHBand="0" w:noVBand="1"/>
      </w:tblPr>
      <w:tblGrid>
        <w:gridCol w:w="3119"/>
        <w:gridCol w:w="1701"/>
        <w:gridCol w:w="1276"/>
        <w:gridCol w:w="864"/>
        <w:gridCol w:w="270"/>
        <w:gridCol w:w="3195"/>
      </w:tblGrid>
      <w:tr w:rsidR="0073399C" w:rsidRPr="00D55724" w14:paraId="40448DF5" w14:textId="77777777" w:rsidTr="006D2A06">
        <w:trPr>
          <w:cnfStyle w:val="100000000000" w:firstRow="1" w:lastRow="0" w:firstColumn="0" w:lastColumn="0" w:oddVBand="0" w:evenVBand="0" w:oddHBand="0" w:evenHBand="0" w:firstRowFirstColumn="0" w:firstRowLastColumn="0" w:lastRowFirstColumn="0" w:lastRowLastColumn="0"/>
          <w:trHeight w:val="397"/>
        </w:trPr>
        <w:tc>
          <w:tcPr>
            <w:tcW w:w="10425" w:type="dxa"/>
            <w:gridSpan w:val="6"/>
            <w:vAlign w:val="center"/>
          </w:tcPr>
          <w:p w14:paraId="0B00FF08" w14:textId="77777777" w:rsidR="0073399C" w:rsidRPr="00D55724" w:rsidRDefault="0073399C" w:rsidP="0073399C">
            <w:pPr>
              <w:pStyle w:val="PargrafodaLista"/>
              <w:numPr>
                <w:ilvl w:val="0"/>
                <w:numId w:val="1"/>
              </w:numPr>
              <w:tabs>
                <w:tab w:val="left" w:pos="10490"/>
              </w:tabs>
              <w:rPr>
                <w:rFonts w:ascii="Garamond" w:hAnsi="Garamond" w:cs="Calibri"/>
                <w:color w:val="000000" w:themeColor="text1"/>
              </w:rPr>
            </w:pPr>
            <w:r w:rsidRPr="00D55724">
              <w:rPr>
                <w:rFonts w:ascii="Garamond" w:hAnsi="Garamond" w:cs="Calibri"/>
                <w:color w:val="000000" w:themeColor="text1"/>
              </w:rPr>
              <w:t>CONTRATANTE</w:t>
            </w:r>
          </w:p>
        </w:tc>
      </w:tr>
      <w:tr w:rsidR="0073399C" w:rsidRPr="00D55724" w14:paraId="19691C70" w14:textId="77777777" w:rsidTr="006D2A06">
        <w:trPr>
          <w:cnfStyle w:val="000000100000" w:firstRow="0" w:lastRow="0" w:firstColumn="0" w:lastColumn="0" w:oddVBand="0" w:evenVBand="0" w:oddHBand="1" w:evenHBand="0" w:firstRowFirstColumn="0" w:firstRowLastColumn="0" w:lastRowFirstColumn="0" w:lastRowLastColumn="0"/>
          <w:trHeight w:val="397"/>
        </w:trPr>
        <w:tc>
          <w:tcPr>
            <w:tcW w:w="10425" w:type="dxa"/>
            <w:gridSpan w:val="6"/>
            <w:vAlign w:val="center"/>
          </w:tcPr>
          <w:p w14:paraId="2106B561" w14:textId="77777777" w:rsidR="0073399C" w:rsidRPr="00D55724" w:rsidRDefault="0073399C" w:rsidP="006D2A06">
            <w:pPr>
              <w:tabs>
                <w:tab w:val="left" w:pos="10490"/>
              </w:tabs>
              <w:ind w:firstLine="26"/>
              <w:rPr>
                <w:rFonts w:ascii="Garamond" w:hAnsi="Garamond" w:cs="Calibri"/>
                <w:b/>
                <w:bCs/>
                <w:color w:val="000000" w:themeColor="text1"/>
              </w:rPr>
            </w:pPr>
            <w:r w:rsidRPr="00D55724">
              <w:rPr>
                <w:rFonts w:ascii="Garamond" w:hAnsi="Garamond" w:cs="Calibri"/>
                <w:b/>
                <w:bCs/>
                <w:color w:val="000000" w:themeColor="text1"/>
              </w:rPr>
              <w:t>ALUNO:</w:t>
            </w:r>
            <w:permStart w:id="1502433797" w:edGrp="everyone"/>
            <w:r w:rsidRPr="00D55724">
              <w:rPr>
                <w:rFonts w:ascii="Garamond" w:hAnsi="Garamond" w:cs="Calibri"/>
                <w:b/>
                <w:bCs/>
                <w:color w:val="000000" w:themeColor="text1"/>
              </w:rPr>
              <w:t xml:space="preserve">           </w:t>
            </w:r>
            <w:permEnd w:id="1502433797"/>
            <w:r w:rsidRPr="00D55724">
              <w:rPr>
                <w:rFonts w:ascii="Garamond" w:hAnsi="Garamond" w:cs="Calibri"/>
                <w:b/>
                <w:bCs/>
                <w:color w:val="000000" w:themeColor="text1"/>
              </w:rPr>
              <w:t xml:space="preserve">             </w:t>
            </w:r>
          </w:p>
        </w:tc>
      </w:tr>
      <w:tr w:rsidR="0073399C" w:rsidRPr="00D55724" w14:paraId="751BDF42" w14:textId="77777777" w:rsidTr="006D2A06">
        <w:trPr>
          <w:trHeight w:val="397"/>
        </w:trPr>
        <w:tc>
          <w:tcPr>
            <w:tcW w:w="3119" w:type="dxa"/>
            <w:vAlign w:val="center"/>
          </w:tcPr>
          <w:p w14:paraId="7074B220" w14:textId="77777777" w:rsidR="0073399C" w:rsidRPr="00D55724" w:rsidRDefault="0073399C" w:rsidP="006D2A06">
            <w:pPr>
              <w:tabs>
                <w:tab w:val="left" w:pos="10490"/>
              </w:tabs>
              <w:rPr>
                <w:rFonts w:ascii="Garamond" w:hAnsi="Garamond" w:cs="Calibri"/>
                <w:b/>
                <w:bCs/>
                <w:color w:val="000000" w:themeColor="text1"/>
              </w:rPr>
            </w:pPr>
            <w:r w:rsidRPr="00D55724">
              <w:rPr>
                <w:rFonts w:ascii="Garamond" w:hAnsi="Garamond" w:cs="Calibri"/>
                <w:b/>
                <w:bCs/>
                <w:color w:val="000000" w:themeColor="text1"/>
              </w:rPr>
              <w:t>RG:</w:t>
            </w:r>
            <w:permStart w:id="1759004745" w:edGrp="everyone"/>
            <w:r w:rsidRPr="00D55724">
              <w:rPr>
                <w:rFonts w:ascii="Garamond" w:hAnsi="Garamond" w:cs="Calibri"/>
                <w:b/>
                <w:bCs/>
                <w:color w:val="000000" w:themeColor="text1"/>
              </w:rPr>
              <w:t xml:space="preserve">       </w:t>
            </w:r>
            <w:permEnd w:id="1759004745"/>
            <w:r w:rsidRPr="00D55724">
              <w:rPr>
                <w:rFonts w:ascii="Garamond" w:hAnsi="Garamond" w:cs="Calibri"/>
                <w:b/>
                <w:bCs/>
                <w:color w:val="000000" w:themeColor="text1"/>
              </w:rPr>
              <w:t xml:space="preserve">              </w:t>
            </w:r>
          </w:p>
        </w:tc>
        <w:tc>
          <w:tcPr>
            <w:tcW w:w="3841" w:type="dxa"/>
            <w:gridSpan w:val="3"/>
            <w:vAlign w:val="center"/>
          </w:tcPr>
          <w:p w14:paraId="47E273BB" w14:textId="77777777" w:rsidR="0073399C" w:rsidRPr="00D55724" w:rsidRDefault="0073399C" w:rsidP="006D2A06">
            <w:pPr>
              <w:tabs>
                <w:tab w:val="left" w:pos="10490"/>
              </w:tabs>
              <w:rPr>
                <w:rFonts w:ascii="Garamond" w:hAnsi="Garamond" w:cs="Calibri"/>
                <w:b/>
                <w:bCs/>
                <w:color w:val="000000" w:themeColor="text1"/>
              </w:rPr>
            </w:pPr>
            <w:r w:rsidRPr="00D55724">
              <w:rPr>
                <w:rFonts w:ascii="Garamond" w:hAnsi="Garamond" w:cs="Calibri"/>
                <w:b/>
                <w:bCs/>
                <w:color w:val="000000" w:themeColor="text1"/>
              </w:rPr>
              <w:t xml:space="preserve">CPF: </w:t>
            </w:r>
            <w:permStart w:id="1355577133" w:edGrp="everyone"/>
            <w:r w:rsidRPr="00D55724">
              <w:rPr>
                <w:rFonts w:ascii="Garamond" w:hAnsi="Garamond" w:cs="Calibri"/>
                <w:b/>
                <w:bCs/>
                <w:color w:val="000000" w:themeColor="text1"/>
              </w:rPr>
              <w:t xml:space="preserve">            </w:t>
            </w:r>
            <w:permEnd w:id="1355577133"/>
            <w:r w:rsidRPr="00D55724">
              <w:rPr>
                <w:rFonts w:ascii="Garamond" w:hAnsi="Garamond" w:cs="Calibri"/>
                <w:b/>
                <w:bCs/>
                <w:color w:val="000000" w:themeColor="text1"/>
              </w:rPr>
              <w:t xml:space="preserve">         </w:t>
            </w:r>
            <w:r w:rsidRPr="00D55724">
              <w:rPr>
                <w:rFonts w:ascii="Garamond" w:hAnsi="Garamond" w:cs="Calibri"/>
                <w:highlight w:val="yellow"/>
              </w:rPr>
              <w:t xml:space="preserve"> </w:t>
            </w:r>
          </w:p>
        </w:tc>
        <w:tc>
          <w:tcPr>
            <w:tcW w:w="3465" w:type="dxa"/>
            <w:gridSpan w:val="2"/>
            <w:vAlign w:val="center"/>
          </w:tcPr>
          <w:p w14:paraId="557E9B62" w14:textId="77777777" w:rsidR="0073399C" w:rsidRPr="00D55724" w:rsidRDefault="0073399C" w:rsidP="006D2A06">
            <w:pPr>
              <w:tabs>
                <w:tab w:val="left" w:pos="10490"/>
              </w:tabs>
              <w:rPr>
                <w:rFonts w:ascii="Garamond" w:hAnsi="Garamond" w:cs="Calibri"/>
                <w:b/>
                <w:bCs/>
                <w:color w:val="000000" w:themeColor="text1"/>
              </w:rPr>
            </w:pPr>
            <w:r w:rsidRPr="00D55724">
              <w:rPr>
                <w:rFonts w:ascii="Garamond" w:hAnsi="Garamond" w:cs="Calibri"/>
                <w:b/>
                <w:bCs/>
                <w:color w:val="000000" w:themeColor="text1"/>
              </w:rPr>
              <w:t xml:space="preserve">DATA NASC: </w:t>
            </w:r>
            <w:permStart w:id="1460034017" w:edGrp="everyone"/>
            <w:r w:rsidRPr="00D55724">
              <w:rPr>
                <w:rFonts w:ascii="Garamond" w:hAnsi="Garamond" w:cs="Calibri"/>
                <w:b/>
                <w:bCs/>
                <w:color w:val="000000" w:themeColor="text1"/>
              </w:rPr>
              <w:t xml:space="preserve">            </w:t>
            </w:r>
            <w:permEnd w:id="1460034017"/>
            <w:r w:rsidRPr="00D55724">
              <w:rPr>
                <w:rFonts w:ascii="Garamond" w:hAnsi="Garamond" w:cs="Calibri"/>
                <w:b/>
                <w:bCs/>
                <w:color w:val="000000" w:themeColor="text1"/>
              </w:rPr>
              <w:t xml:space="preserve">           </w:t>
            </w:r>
            <w:r w:rsidRPr="00D55724">
              <w:rPr>
                <w:rFonts w:ascii="Garamond" w:hAnsi="Garamond" w:cs="Calibri"/>
                <w:highlight w:val="yellow"/>
              </w:rPr>
              <w:t xml:space="preserve"> </w:t>
            </w:r>
          </w:p>
        </w:tc>
      </w:tr>
      <w:tr w:rsidR="0073399C" w:rsidRPr="00D55724" w14:paraId="3E172021" w14:textId="77777777" w:rsidTr="006D2A06">
        <w:trPr>
          <w:cnfStyle w:val="000000100000" w:firstRow="0" w:lastRow="0" w:firstColumn="0" w:lastColumn="0" w:oddVBand="0" w:evenVBand="0" w:oddHBand="1" w:evenHBand="0" w:firstRowFirstColumn="0" w:firstRowLastColumn="0" w:lastRowFirstColumn="0" w:lastRowLastColumn="0"/>
          <w:trHeight w:val="397"/>
        </w:trPr>
        <w:tc>
          <w:tcPr>
            <w:tcW w:w="4820" w:type="dxa"/>
            <w:gridSpan w:val="2"/>
            <w:vAlign w:val="center"/>
          </w:tcPr>
          <w:p w14:paraId="4950CCF4" w14:textId="77777777" w:rsidR="0073399C" w:rsidRPr="00D55724" w:rsidRDefault="0073399C" w:rsidP="006D2A06">
            <w:pPr>
              <w:tabs>
                <w:tab w:val="left" w:pos="10490"/>
              </w:tabs>
              <w:rPr>
                <w:rFonts w:ascii="Garamond" w:hAnsi="Garamond" w:cs="Calibri"/>
                <w:b/>
                <w:bCs/>
                <w:color w:val="000000" w:themeColor="text1"/>
              </w:rPr>
            </w:pPr>
            <w:r w:rsidRPr="00D55724">
              <w:rPr>
                <w:rFonts w:ascii="Garamond" w:hAnsi="Garamond" w:cs="Calibri"/>
                <w:b/>
                <w:bCs/>
                <w:color w:val="000000" w:themeColor="text1"/>
              </w:rPr>
              <w:t>PROFISSÃO:</w:t>
            </w:r>
            <w:permStart w:id="1744451546" w:edGrp="everyone"/>
            <w:r w:rsidRPr="00D55724">
              <w:rPr>
                <w:rFonts w:ascii="Garamond" w:hAnsi="Garamond" w:cs="Calibri"/>
                <w:b/>
                <w:bCs/>
                <w:color w:val="000000" w:themeColor="text1"/>
              </w:rPr>
              <w:t xml:space="preserve">            </w:t>
            </w:r>
            <w:permEnd w:id="1744451546"/>
            <w:r w:rsidRPr="00D55724">
              <w:rPr>
                <w:rFonts w:ascii="Garamond" w:hAnsi="Garamond" w:cs="Calibri"/>
                <w:b/>
                <w:bCs/>
                <w:color w:val="000000" w:themeColor="text1"/>
              </w:rPr>
              <w:t xml:space="preserve">        </w:t>
            </w:r>
            <w:r w:rsidRPr="00D55724">
              <w:rPr>
                <w:rFonts w:ascii="Garamond" w:hAnsi="Garamond" w:cs="Calibri"/>
                <w:highlight w:val="yellow"/>
              </w:rPr>
              <w:t xml:space="preserve"> </w:t>
            </w:r>
          </w:p>
        </w:tc>
        <w:tc>
          <w:tcPr>
            <w:tcW w:w="5605" w:type="dxa"/>
            <w:gridSpan w:val="4"/>
            <w:vAlign w:val="center"/>
          </w:tcPr>
          <w:p w14:paraId="3BD38EB9" w14:textId="77777777" w:rsidR="0073399C" w:rsidRPr="00D55724" w:rsidRDefault="0073399C" w:rsidP="006D2A06">
            <w:pPr>
              <w:tabs>
                <w:tab w:val="left" w:pos="10490"/>
              </w:tabs>
              <w:rPr>
                <w:rFonts w:ascii="Garamond" w:hAnsi="Garamond" w:cs="Calibri"/>
                <w:b/>
                <w:bCs/>
                <w:color w:val="000000" w:themeColor="text1"/>
              </w:rPr>
            </w:pPr>
            <w:r w:rsidRPr="00D55724">
              <w:rPr>
                <w:rFonts w:ascii="Garamond" w:hAnsi="Garamond" w:cs="Calibri"/>
                <w:b/>
                <w:bCs/>
                <w:color w:val="000000" w:themeColor="text1"/>
              </w:rPr>
              <w:t>EMPRESA:</w:t>
            </w:r>
            <w:permStart w:id="1567759810" w:edGrp="everyone"/>
            <w:r w:rsidRPr="00D55724">
              <w:rPr>
                <w:rFonts w:ascii="Garamond" w:hAnsi="Garamond" w:cs="Calibri"/>
                <w:b/>
                <w:bCs/>
                <w:color w:val="000000" w:themeColor="text1"/>
              </w:rPr>
              <w:t xml:space="preserve">          </w:t>
            </w:r>
            <w:permEnd w:id="1567759810"/>
            <w:r w:rsidRPr="00D55724">
              <w:rPr>
                <w:rFonts w:ascii="Garamond" w:hAnsi="Garamond" w:cs="Calibri"/>
                <w:b/>
                <w:bCs/>
                <w:color w:val="000000" w:themeColor="text1"/>
              </w:rPr>
              <w:t xml:space="preserve">                  </w:t>
            </w:r>
            <w:r w:rsidRPr="00D55724">
              <w:rPr>
                <w:rFonts w:ascii="Garamond" w:hAnsi="Garamond" w:cs="Calibri"/>
                <w:highlight w:val="yellow"/>
              </w:rPr>
              <w:t xml:space="preserve"> </w:t>
            </w:r>
          </w:p>
        </w:tc>
      </w:tr>
      <w:tr w:rsidR="0073399C" w:rsidRPr="00D55724" w14:paraId="011D20B6" w14:textId="77777777" w:rsidTr="006D2A06">
        <w:trPr>
          <w:trHeight w:val="397"/>
        </w:trPr>
        <w:tc>
          <w:tcPr>
            <w:tcW w:w="4820" w:type="dxa"/>
            <w:gridSpan w:val="2"/>
            <w:vAlign w:val="center"/>
          </w:tcPr>
          <w:p w14:paraId="1838726C" w14:textId="77777777" w:rsidR="0073399C" w:rsidRPr="00D55724" w:rsidRDefault="0073399C" w:rsidP="006D2A06">
            <w:pPr>
              <w:tabs>
                <w:tab w:val="left" w:pos="10490"/>
              </w:tabs>
              <w:rPr>
                <w:rFonts w:ascii="Garamond" w:hAnsi="Garamond" w:cs="Calibri"/>
                <w:b/>
                <w:bCs/>
                <w:color w:val="000000" w:themeColor="text1"/>
              </w:rPr>
            </w:pPr>
            <w:r w:rsidRPr="00D55724">
              <w:rPr>
                <w:rFonts w:ascii="Garamond" w:hAnsi="Garamond" w:cs="Calibri"/>
                <w:b/>
                <w:bCs/>
                <w:color w:val="000000" w:themeColor="text1"/>
              </w:rPr>
              <w:t>TELEFONE:</w:t>
            </w:r>
            <w:r w:rsidRPr="00D55724">
              <w:rPr>
                <w:rFonts w:ascii="Garamond" w:hAnsi="Garamond" w:cs="Calibri"/>
                <w:highlight w:val="yellow"/>
              </w:rPr>
              <w:t xml:space="preserve"> </w:t>
            </w:r>
            <w:permStart w:id="682499631" w:edGrp="everyone"/>
            <w:r w:rsidRPr="00D55724">
              <w:rPr>
                <w:rFonts w:ascii="Garamond" w:hAnsi="Garamond" w:cs="Calibri"/>
              </w:rPr>
              <w:t xml:space="preserve">                </w:t>
            </w:r>
            <w:permEnd w:id="682499631"/>
            <w:r w:rsidRPr="00D55724">
              <w:rPr>
                <w:rFonts w:ascii="Garamond" w:hAnsi="Garamond" w:cs="Calibri"/>
              </w:rPr>
              <w:t xml:space="preserve">   </w:t>
            </w:r>
          </w:p>
        </w:tc>
        <w:tc>
          <w:tcPr>
            <w:tcW w:w="5605" w:type="dxa"/>
            <w:gridSpan w:val="4"/>
            <w:vAlign w:val="center"/>
          </w:tcPr>
          <w:p w14:paraId="488A6A4E" w14:textId="77777777" w:rsidR="0073399C" w:rsidRPr="00D55724" w:rsidRDefault="0073399C" w:rsidP="006D2A06">
            <w:pPr>
              <w:tabs>
                <w:tab w:val="left" w:pos="10490"/>
              </w:tabs>
              <w:rPr>
                <w:rFonts w:ascii="Garamond" w:hAnsi="Garamond" w:cs="Calibri"/>
                <w:b/>
                <w:bCs/>
                <w:color w:val="000000" w:themeColor="text1"/>
              </w:rPr>
            </w:pPr>
            <w:r w:rsidRPr="00D55724">
              <w:rPr>
                <w:rFonts w:ascii="Garamond" w:hAnsi="Garamond" w:cs="Calibri"/>
                <w:b/>
                <w:bCs/>
                <w:color w:val="000000" w:themeColor="text1"/>
              </w:rPr>
              <w:t>CELULAR:</w:t>
            </w:r>
            <w:permStart w:id="1606769548" w:edGrp="everyone"/>
            <w:r w:rsidRPr="00D55724">
              <w:rPr>
                <w:rFonts w:ascii="Garamond" w:hAnsi="Garamond" w:cs="Calibri"/>
                <w:b/>
                <w:bCs/>
                <w:color w:val="000000" w:themeColor="text1"/>
              </w:rPr>
              <w:t xml:space="preserve">            </w:t>
            </w:r>
            <w:permEnd w:id="1606769548"/>
            <w:r w:rsidRPr="00D55724">
              <w:rPr>
                <w:rFonts w:ascii="Garamond" w:hAnsi="Garamond" w:cs="Calibri"/>
                <w:b/>
                <w:bCs/>
                <w:color w:val="000000" w:themeColor="text1"/>
              </w:rPr>
              <w:t xml:space="preserve">                 </w:t>
            </w:r>
            <w:r w:rsidRPr="00D55724">
              <w:rPr>
                <w:rFonts w:ascii="Garamond" w:hAnsi="Garamond" w:cs="Calibri"/>
                <w:highlight w:val="yellow"/>
              </w:rPr>
              <w:t xml:space="preserve"> </w:t>
            </w:r>
          </w:p>
        </w:tc>
      </w:tr>
      <w:tr w:rsidR="0073399C" w:rsidRPr="00D55724" w14:paraId="2590AB40" w14:textId="77777777" w:rsidTr="006D2A06">
        <w:trPr>
          <w:cnfStyle w:val="000000100000" w:firstRow="0" w:lastRow="0" w:firstColumn="0" w:lastColumn="0" w:oddVBand="0" w:evenVBand="0" w:oddHBand="1" w:evenHBand="0" w:firstRowFirstColumn="0" w:firstRowLastColumn="0" w:lastRowFirstColumn="0" w:lastRowLastColumn="0"/>
          <w:trHeight w:val="397"/>
        </w:trPr>
        <w:tc>
          <w:tcPr>
            <w:tcW w:w="10425" w:type="dxa"/>
            <w:gridSpan w:val="6"/>
            <w:vAlign w:val="center"/>
          </w:tcPr>
          <w:p w14:paraId="557C8895" w14:textId="77777777" w:rsidR="0073399C" w:rsidRPr="00D55724" w:rsidRDefault="0073399C" w:rsidP="006D2A06">
            <w:pPr>
              <w:tabs>
                <w:tab w:val="left" w:pos="10490"/>
              </w:tabs>
              <w:rPr>
                <w:rFonts w:ascii="Garamond" w:hAnsi="Garamond" w:cs="Calibri"/>
                <w:b/>
                <w:bCs/>
                <w:color w:val="000000" w:themeColor="text1"/>
              </w:rPr>
            </w:pPr>
            <w:r w:rsidRPr="00D55724">
              <w:rPr>
                <w:rFonts w:ascii="Garamond" w:hAnsi="Garamond" w:cs="Calibri"/>
                <w:b/>
                <w:bCs/>
                <w:color w:val="000000" w:themeColor="text1"/>
              </w:rPr>
              <w:t>EMAIL:</w:t>
            </w:r>
            <w:permStart w:id="579751271" w:edGrp="everyone"/>
            <w:r w:rsidRPr="00D55724">
              <w:rPr>
                <w:rFonts w:ascii="Garamond" w:hAnsi="Garamond" w:cs="Calibri"/>
                <w:b/>
                <w:bCs/>
                <w:color w:val="000000" w:themeColor="text1"/>
              </w:rPr>
              <w:t xml:space="preserve">                       </w:t>
            </w:r>
            <w:permEnd w:id="579751271"/>
            <w:r w:rsidRPr="00D55724">
              <w:rPr>
                <w:rFonts w:ascii="Garamond" w:hAnsi="Garamond" w:cs="Calibri"/>
                <w:b/>
                <w:bCs/>
                <w:color w:val="000000" w:themeColor="text1"/>
              </w:rPr>
              <w:t xml:space="preserve">     </w:t>
            </w:r>
            <w:r w:rsidRPr="00D55724">
              <w:rPr>
                <w:rFonts w:ascii="Garamond" w:hAnsi="Garamond" w:cs="Calibri"/>
                <w:highlight w:val="yellow"/>
              </w:rPr>
              <w:t xml:space="preserve"> </w:t>
            </w:r>
          </w:p>
        </w:tc>
      </w:tr>
      <w:tr w:rsidR="0073399C" w:rsidRPr="00D55724" w14:paraId="26EFA9C2" w14:textId="77777777" w:rsidTr="006D2A06">
        <w:trPr>
          <w:trHeight w:val="397"/>
        </w:trPr>
        <w:tc>
          <w:tcPr>
            <w:tcW w:w="10425" w:type="dxa"/>
            <w:gridSpan w:val="6"/>
            <w:vAlign w:val="center"/>
          </w:tcPr>
          <w:p w14:paraId="3A068380" w14:textId="77777777" w:rsidR="0073399C" w:rsidRPr="00D55724" w:rsidRDefault="0073399C" w:rsidP="006D2A06">
            <w:pPr>
              <w:tabs>
                <w:tab w:val="left" w:pos="10490"/>
              </w:tabs>
              <w:rPr>
                <w:rFonts w:ascii="Garamond" w:hAnsi="Garamond" w:cs="Calibri"/>
                <w:b/>
                <w:bCs/>
                <w:color w:val="000000" w:themeColor="text1"/>
              </w:rPr>
            </w:pPr>
            <w:r w:rsidRPr="00D55724">
              <w:rPr>
                <w:rFonts w:ascii="Garamond" w:hAnsi="Garamond" w:cs="Calibri"/>
                <w:b/>
                <w:bCs/>
                <w:color w:val="000000" w:themeColor="text1"/>
              </w:rPr>
              <w:t>ENDEREÇO:</w:t>
            </w:r>
            <w:permStart w:id="1208703260" w:edGrp="everyone"/>
            <w:r w:rsidRPr="00D55724">
              <w:rPr>
                <w:rFonts w:ascii="Garamond" w:hAnsi="Garamond" w:cs="Calibri"/>
                <w:b/>
                <w:bCs/>
                <w:color w:val="000000" w:themeColor="text1"/>
              </w:rPr>
              <w:t xml:space="preserve">                    </w:t>
            </w:r>
            <w:permEnd w:id="1208703260"/>
            <w:r w:rsidRPr="00D55724">
              <w:rPr>
                <w:rFonts w:ascii="Garamond" w:hAnsi="Garamond" w:cs="Calibri"/>
                <w:b/>
                <w:bCs/>
                <w:color w:val="000000" w:themeColor="text1"/>
              </w:rPr>
              <w:t xml:space="preserve">  </w:t>
            </w:r>
            <w:r w:rsidRPr="00D55724">
              <w:rPr>
                <w:rFonts w:ascii="Garamond" w:hAnsi="Garamond" w:cs="Calibri"/>
                <w:highlight w:val="yellow"/>
              </w:rPr>
              <w:t xml:space="preserve"> </w:t>
            </w:r>
          </w:p>
        </w:tc>
      </w:tr>
      <w:tr w:rsidR="0073399C" w:rsidRPr="00D55724" w14:paraId="15DEB08C" w14:textId="77777777" w:rsidTr="006D2A06">
        <w:trPr>
          <w:cnfStyle w:val="000000100000" w:firstRow="0" w:lastRow="0" w:firstColumn="0" w:lastColumn="0" w:oddVBand="0" w:evenVBand="0" w:oddHBand="1" w:evenHBand="0" w:firstRowFirstColumn="0" w:firstRowLastColumn="0" w:lastRowFirstColumn="0" w:lastRowLastColumn="0"/>
          <w:trHeight w:val="397"/>
        </w:trPr>
        <w:tc>
          <w:tcPr>
            <w:tcW w:w="3119" w:type="dxa"/>
            <w:vAlign w:val="center"/>
          </w:tcPr>
          <w:p w14:paraId="53502C4D" w14:textId="77777777" w:rsidR="0073399C" w:rsidRPr="00D55724" w:rsidRDefault="0073399C" w:rsidP="006D2A06">
            <w:pPr>
              <w:tabs>
                <w:tab w:val="left" w:pos="10490"/>
              </w:tabs>
              <w:rPr>
                <w:rFonts w:ascii="Garamond" w:hAnsi="Garamond" w:cs="Calibri"/>
                <w:b/>
                <w:bCs/>
                <w:color w:val="000000" w:themeColor="text1"/>
              </w:rPr>
            </w:pPr>
            <w:r w:rsidRPr="00D55724">
              <w:rPr>
                <w:rFonts w:ascii="Garamond" w:hAnsi="Garamond" w:cs="Calibri"/>
                <w:b/>
                <w:bCs/>
                <w:color w:val="000000" w:themeColor="text1"/>
              </w:rPr>
              <w:t>BAIRRO:</w:t>
            </w:r>
            <w:permStart w:id="1526341128" w:edGrp="everyone"/>
            <w:r w:rsidRPr="00D55724">
              <w:rPr>
                <w:rFonts w:ascii="Garamond" w:hAnsi="Garamond" w:cs="Calibri"/>
                <w:b/>
                <w:bCs/>
                <w:color w:val="000000" w:themeColor="text1"/>
              </w:rPr>
              <w:t xml:space="preserve">           </w:t>
            </w:r>
            <w:permEnd w:id="1526341128"/>
            <w:r w:rsidRPr="00D55724">
              <w:rPr>
                <w:rFonts w:ascii="Garamond" w:hAnsi="Garamond" w:cs="Calibri"/>
                <w:b/>
                <w:bCs/>
                <w:color w:val="000000" w:themeColor="text1"/>
              </w:rPr>
              <w:t xml:space="preserve">            </w:t>
            </w:r>
            <w:r w:rsidRPr="00D55724">
              <w:rPr>
                <w:rFonts w:ascii="Garamond" w:hAnsi="Garamond" w:cs="Calibri"/>
                <w:highlight w:val="yellow"/>
              </w:rPr>
              <w:t xml:space="preserve"> </w:t>
            </w:r>
          </w:p>
        </w:tc>
        <w:tc>
          <w:tcPr>
            <w:tcW w:w="2977" w:type="dxa"/>
            <w:gridSpan w:val="2"/>
            <w:vAlign w:val="center"/>
          </w:tcPr>
          <w:p w14:paraId="45C061FC" w14:textId="77777777" w:rsidR="0073399C" w:rsidRPr="00D55724" w:rsidRDefault="0073399C" w:rsidP="006D2A06">
            <w:pPr>
              <w:tabs>
                <w:tab w:val="left" w:pos="2053"/>
                <w:tab w:val="left" w:pos="10490"/>
              </w:tabs>
              <w:rPr>
                <w:rFonts w:ascii="Garamond" w:hAnsi="Garamond" w:cs="Calibri"/>
                <w:b/>
                <w:bCs/>
                <w:color w:val="000000" w:themeColor="text1"/>
              </w:rPr>
            </w:pPr>
            <w:r w:rsidRPr="00D55724">
              <w:rPr>
                <w:rFonts w:ascii="Garamond" w:hAnsi="Garamond" w:cs="Calibri"/>
                <w:b/>
                <w:bCs/>
                <w:color w:val="000000" w:themeColor="text1"/>
              </w:rPr>
              <w:t>CIDADE:</w:t>
            </w:r>
            <w:permStart w:id="751991743" w:edGrp="everyone"/>
            <w:r w:rsidRPr="00D55724">
              <w:rPr>
                <w:rFonts w:ascii="Garamond" w:hAnsi="Garamond" w:cs="Calibri"/>
                <w:b/>
                <w:bCs/>
                <w:color w:val="000000" w:themeColor="text1"/>
              </w:rPr>
              <w:t xml:space="preserve">                  </w:t>
            </w:r>
            <w:permEnd w:id="751991743"/>
            <w:r w:rsidRPr="00D55724">
              <w:rPr>
                <w:rFonts w:ascii="Garamond" w:hAnsi="Garamond" w:cs="Calibri"/>
                <w:b/>
                <w:bCs/>
                <w:color w:val="000000" w:themeColor="text1"/>
              </w:rPr>
              <w:t xml:space="preserve">   </w:t>
            </w:r>
          </w:p>
        </w:tc>
        <w:tc>
          <w:tcPr>
            <w:tcW w:w="1134" w:type="dxa"/>
            <w:gridSpan w:val="2"/>
            <w:vAlign w:val="center"/>
          </w:tcPr>
          <w:p w14:paraId="007BDC7D" w14:textId="77777777" w:rsidR="0073399C" w:rsidRPr="00D55724" w:rsidRDefault="0073399C" w:rsidP="006D2A06">
            <w:pPr>
              <w:tabs>
                <w:tab w:val="left" w:pos="10490"/>
              </w:tabs>
              <w:ind w:right="-231"/>
              <w:rPr>
                <w:rFonts w:ascii="Garamond" w:hAnsi="Garamond" w:cs="Calibri"/>
                <w:b/>
                <w:bCs/>
                <w:color w:val="000000" w:themeColor="text1"/>
              </w:rPr>
            </w:pPr>
            <w:r w:rsidRPr="00D55724">
              <w:rPr>
                <w:rFonts w:ascii="Garamond" w:hAnsi="Garamond" w:cs="Calibri"/>
                <w:b/>
                <w:bCs/>
                <w:color w:val="000000" w:themeColor="text1"/>
              </w:rPr>
              <w:t>UF:</w:t>
            </w:r>
            <w:permStart w:id="945498616" w:edGrp="everyone"/>
            <w:r w:rsidRPr="00D55724">
              <w:rPr>
                <w:rFonts w:ascii="Garamond" w:hAnsi="Garamond" w:cs="Calibri"/>
                <w:b/>
                <w:bCs/>
                <w:color w:val="000000" w:themeColor="text1"/>
              </w:rPr>
              <w:t xml:space="preserve">         </w:t>
            </w:r>
            <w:permEnd w:id="945498616"/>
            <w:r w:rsidRPr="00D55724">
              <w:rPr>
                <w:rFonts w:ascii="Garamond" w:hAnsi="Garamond" w:cs="Calibri"/>
                <w:b/>
                <w:bCs/>
                <w:color w:val="000000" w:themeColor="text1"/>
              </w:rPr>
              <w:t xml:space="preserve"> </w:t>
            </w:r>
          </w:p>
        </w:tc>
        <w:tc>
          <w:tcPr>
            <w:tcW w:w="3195" w:type="dxa"/>
            <w:vAlign w:val="center"/>
          </w:tcPr>
          <w:p w14:paraId="2AC65604" w14:textId="77777777" w:rsidR="0073399C" w:rsidRPr="00D55724" w:rsidRDefault="0073399C" w:rsidP="006D2A06">
            <w:pPr>
              <w:tabs>
                <w:tab w:val="left" w:pos="3105"/>
                <w:tab w:val="left" w:pos="10490"/>
              </w:tabs>
              <w:rPr>
                <w:rFonts w:ascii="Garamond" w:hAnsi="Garamond" w:cs="Calibri"/>
                <w:b/>
                <w:bCs/>
                <w:color w:val="000000" w:themeColor="text1"/>
              </w:rPr>
            </w:pPr>
            <w:r w:rsidRPr="00D55724">
              <w:rPr>
                <w:rFonts w:ascii="Garamond" w:hAnsi="Garamond" w:cs="Calibri"/>
                <w:b/>
                <w:bCs/>
                <w:color w:val="000000" w:themeColor="text1"/>
              </w:rPr>
              <w:t>CEP:</w:t>
            </w:r>
            <w:permStart w:id="453659239" w:edGrp="everyone"/>
            <w:r w:rsidRPr="00D55724">
              <w:rPr>
                <w:rFonts w:ascii="Garamond" w:hAnsi="Garamond" w:cs="Calibri"/>
                <w:b/>
                <w:bCs/>
                <w:color w:val="000000" w:themeColor="text1"/>
              </w:rPr>
              <w:t xml:space="preserve">                   </w:t>
            </w:r>
            <w:permEnd w:id="453659239"/>
            <w:r w:rsidRPr="00D55724">
              <w:rPr>
                <w:rFonts w:ascii="Garamond" w:hAnsi="Garamond" w:cs="Calibri"/>
                <w:b/>
                <w:bCs/>
                <w:color w:val="000000" w:themeColor="text1"/>
              </w:rPr>
              <w:t xml:space="preserve">  </w:t>
            </w:r>
            <w:r w:rsidRPr="00D55724">
              <w:rPr>
                <w:rFonts w:ascii="Garamond" w:hAnsi="Garamond" w:cs="Calibri"/>
                <w:highlight w:val="yellow"/>
              </w:rPr>
              <w:t xml:space="preserve"> </w:t>
            </w:r>
          </w:p>
        </w:tc>
      </w:tr>
    </w:tbl>
    <w:p w14:paraId="1B27A8B7" w14:textId="6A388A84" w:rsidR="0073399C" w:rsidRPr="00D55724" w:rsidRDefault="0073399C" w:rsidP="0073399C">
      <w:pPr>
        <w:tabs>
          <w:tab w:val="left" w:pos="10490"/>
        </w:tabs>
        <w:jc w:val="both"/>
        <w:rPr>
          <w:rFonts w:ascii="Garamond" w:hAnsi="Garamond" w:cs="Calibri"/>
        </w:rPr>
      </w:pPr>
    </w:p>
    <w:tbl>
      <w:tblPr>
        <w:tblStyle w:val="TabeladeGrade4-nfase3"/>
        <w:tblW w:w="10485" w:type="dxa"/>
        <w:tblLook w:val="0420" w:firstRow="1" w:lastRow="0" w:firstColumn="0" w:lastColumn="0" w:noHBand="0" w:noVBand="1"/>
      </w:tblPr>
      <w:tblGrid>
        <w:gridCol w:w="10485"/>
      </w:tblGrid>
      <w:tr w:rsidR="0073399C" w:rsidRPr="00D55724" w14:paraId="6117A641" w14:textId="77777777" w:rsidTr="006D2A06">
        <w:trPr>
          <w:cnfStyle w:val="100000000000" w:firstRow="1" w:lastRow="0" w:firstColumn="0" w:lastColumn="0" w:oddVBand="0" w:evenVBand="0" w:oddHBand="0" w:evenHBand="0" w:firstRowFirstColumn="0" w:firstRowLastColumn="0" w:lastRowFirstColumn="0" w:lastRowLastColumn="0"/>
          <w:trHeight w:val="397"/>
        </w:trPr>
        <w:tc>
          <w:tcPr>
            <w:tcW w:w="10485" w:type="dxa"/>
            <w:vAlign w:val="center"/>
          </w:tcPr>
          <w:p w14:paraId="5B803900" w14:textId="77777777" w:rsidR="0073399C" w:rsidRPr="00D55724" w:rsidRDefault="0073399C" w:rsidP="0073399C">
            <w:pPr>
              <w:pStyle w:val="PargrafodaLista"/>
              <w:numPr>
                <w:ilvl w:val="0"/>
                <w:numId w:val="1"/>
              </w:numPr>
              <w:tabs>
                <w:tab w:val="left" w:pos="10490"/>
              </w:tabs>
              <w:rPr>
                <w:rFonts w:ascii="Garamond" w:hAnsi="Garamond" w:cs="Calibri"/>
                <w:color w:val="000000" w:themeColor="text1"/>
              </w:rPr>
            </w:pPr>
            <w:r w:rsidRPr="00D55724">
              <w:rPr>
                <w:rFonts w:ascii="Garamond" w:hAnsi="Garamond" w:cs="Calibri"/>
                <w:color w:val="000000" w:themeColor="text1"/>
              </w:rPr>
              <w:t>CURSO/ TREINAMENTO</w:t>
            </w:r>
          </w:p>
        </w:tc>
      </w:tr>
      <w:tr w:rsidR="0073399C" w:rsidRPr="00D55724" w14:paraId="58244194" w14:textId="77777777" w:rsidTr="006D2A06">
        <w:trPr>
          <w:cnfStyle w:val="000000100000" w:firstRow="0" w:lastRow="0" w:firstColumn="0" w:lastColumn="0" w:oddVBand="0" w:evenVBand="0" w:oddHBand="1" w:evenHBand="0" w:firstRowFirstColumn="0" w:firstRowLastColumn="0" w:lastRowFirstColumn="0" w:lastRowLastColumn="0"/>
          <w:trHeight w:val="397"/>
        </w:trPr>
        <w:tc>
          <w:tcPr>
            <w:tcW w:w="10485" w:type="dxa"/>
            <w:vAlign w:val="center"/>
          </w:tcPr>
          <w:p w14:paraId="6351E753" w14:textId="77777777" w:rsidR="0073399C" w:rsidRPr="00D55724" w:rsidRDefault="0073399C" w:rsidP="006D2A06">
            <w:pPr>
              <w:tabs>
                <w:tab w:val="left" w:pos="10490"/>
              </w:tabs>
              <w:ind w:right="-290"/>
              <w:rPr>
                <w:rFonts w:ascii="Garamond" w:hAnsi="Garamond" w:cs="Calibri"/>
                <w:b/>
                <w:bCs/>
              </w:rPr>
            </w:pPr>
            <w:r w:rsidRPr="00D55724">
              <w:rPr>
                <w:rFonts w:ascii="Garamond" w:hAnsi="Garamond" w:cs="Calibri"/>
                <w:b/>
                <w:bCs/>
              </w:rPr>
              <w:t>NOME DO CURSO:</w:t>
            </w:r>
            <w:permStart w:id="1086917373" w:edGrp="everyone"/>
            <w:r w:rsidRPr="00D55724">
              <w:rPr>
                <w:rFonts w:ascii="Garamond" w:hAnsi="Garamond" w:cs="Calibri"/>
                <w:b/>
                <w:bCs/>
              </w:rPr>
              <w:t xml:space="preserve">                    </w:t>
            </w:r>
            <w:r w:rsidRPr="00D55724">
              <w:rPr>
                <w:rFonts w:ascii="Garamond" w:hAnsi="Garamond" w:cs="Calibri"/>
                <w:highlight w:val="yellow"/>
              </w:rPr>
              <w:t xml:space="preserve"> </w:t>
            </w:r>
            <w:permEnd w:id="1086917373"/>
          </w:p>
        </w:tc>
      </w:tr>
      <w:tr w:rsidR="0073399C" w:rsidRPr="00D55724" w14:paraId="23192BF0" w14:textId="77777777" w:rsidTr="006D2A06">
        <w:trPr>
          <w:trHeight w:val="397"/>
        </w:trPr>
        <w:tc>
          <w:tcPr>
            <w:tcW w:w="10485" w:type="dxa"/>
            <w:vAlign w:val="center"/>
          </w:tcPr>
          <w:p w14:paraId="01F4B039" w14:textId="65834951" w:rsidR="0073399C" w:rsidRPr="00D55724" w:rsidRDefault="009A2CFD" w:rsidP="006D2A06">
            <w:pPr>
              <w:tabs>
                <w:tab w:val="left" w:pos="10490"/>
              </w:tabs>
              <w:rPr>
                <w:rFonts w:ascii="Garamond" w:hAnsi="Garamond" w:cs="Calibri"/>
                <w:b/>
                <w:bCs/>
              </w:rPr>
            </w:pPr>
            <w:r>
              <w:rPr>
                <w:rFonts w:ascii="Garamond" w:hAnsi="Garamond" w:cs="Calibri"/>
                <w:b/>
                <w:bCs/>
              </w:rPr>
              <w:t xml:space="preserve"> </w:t>
            </w:r>
            <w:r w:rsidR="0073399C" w:rsidRPr="00D55724">
              <w:rPr>
                <w:rFonts w:ascii="Garamond" w:hAnsi="Garamond" w:cs="Calibri"/>
                <w:b/>
                <w:bCs/>
              </w:rPr>
              <w:t>CARGA HORÁRIA TOTAL:</w:t>
            </w:r>
            <w:permStart w:id="216863144" w:edGrp="everyone"/>
            <w:r w:rsidR="0073399C" w:rsidRPr="00D55724">
              <w:rPr>
                <w:rFonts w:ascii="Garamond" w:hAnsi="Garamond" w:cs="Calibri"/>
                <w:b/>
                <w:bCs/>
              </w:rPr>
              <w:t xml:space="preserve">                         </w:t>
            </w:r>
            <w:permEnd w:id="216863144"/>
            <w:r w:rsidR="0073399C" w:rsidRPr="00D55724">
              <w:rPr>
                <w:rFonts w:ascii="Garamond" w:hAnsi="Garamond" w:cs="Calibri"/>
                <w:b/>
                <w:bCs/>
              </w:rPr>
              <w:t xml:space="preserve"> </w:t>
            </w:r>
            <w:r>
              <w:rPr>
                <w:rFonts w:ascii="Garamond" w:hAnsi="Garamond" w:cs="Calibri"/>
                <w:b/>
                <w:bCs/>
              </w:rPr>
              <w:t>horas</w:t>
            </w:r>
            <w:r w:rsidR="0073399C" w:rsidRPr="00D55724">
              <w:rPr>
                <w:rFonts w:ascii="Garamond" w:hAnsi="Garamond" w:cs="Calibri"/>
                <w:b/>
                <w:bCs/>
              </w:rPr>
              <w:t xml:space="preserve">         TURMA:</w:t>
            </w:r>
            <w:permStart w:id="1137211551" w:edGrp="everyone"/>
            <w:r>
              <w:rPr>
                <w:rFonts w:ascii="Garamond" w:hAnsi="Garamond" w:cs="Calibri"/>
                <w:b/>
                <w:bCs/>
              </w:rPr>
              <w:t xml:space="preserve">    </w:t>
            </w:r>
            <w:permEnd w:id="1137211551"/>
          </w:p>
        </w:tc>
      </w:tr>
    </w:tbl>
    <w:p w14:paraId="17B756A2" w14:textId="77777777" w:rsidR="0073399C" w:rsidRPr="00D55724" w:rsidRDefault="0073399C" w:rsidP="0073399C">
      <w:pPr>
        <w:tabs>
          <w:tab w:val="left" w:pos="10490"/>
        </w:tabs>
        <w:jc w:val="both"/>
        <w:rPr>
          <w:rFonts w:ascii="Garamond" w:hAnsi="Garamond" w:cs="Calibri"/>
        </w:rPr>
      </w:pPr>
    </w:p>
    <w:tbl>
      <w:tblPr>
        <w:tblStyle w:val="TabeladeGrade4-nfase3"/>
        <w:tblW w:w="0" w:type="auto"/>
        <w:tblLook w:val="04E0" w:firstRow="1" w:lastRow="1" w:firstColumn="1" w:lastColumn="0" w:noHBand="0" w:noVBand="1"/>
      </w:tblPr>
      <w:tblGrid>
        <w:gridCol w:w="1669"/>
        <w:gridCol w:w="2052"/>
        <w:gridCol w:w="1351"/>
        <w:gridCol w:w="1586"/>
        <w:gridCol w:w="1983"/>
        <w:gridCol w:w="1809"/>
      </w:tblGrid>
      <w:tr w:rsidR="0073399C" w:rsidRPr="00D55724" w14:paraId="16FDECBC" w14:textId="77777777" w:rsidTr="006D2A06">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450" w:type="dxa"/>
            <w:gridSpan w:val="6"/>
            <w:vAlign w:val="center"/>
          </w:tcPr>
          <w:p w14:paraId="6F83310F" w14:textId="5BA8D4AE" w:rsidR="0073399C" w:rsidRPr="00D55724" w:rsidRDefault="0073399C" w:rsidP="0073399C">
            <w:pPr>
              <w:pStyle w:val="PargrafodaLista"/>
              <w:numPr>
                <w:ilvl w:val="0"/>
                <w:numId w:val="1"/>
              </w:numPr>
              <w:tabs>
                <w:tab w:val="left" w:pos="10490"/>
              </w:tabs>
              <w:rPr>
                <w:rFonts w:ascii="Garamond" w:hAnsi="Garamond" w:cs="Calibri"/>
                <w:color w:val="000000" w:themeColor="text1"/>
              </w:rPr>
            </w:pPr>
            <w:bookmarkStart w:id="2" w:name="_Ref142922567"/>
            <w:r w:rsidRPr="00D55724">
              <w:rPr>
                <w:rFonts w:ascii="Garamond" w:hAnsi="Garamond" w:cs="Calibri"/>
                <w:color w:val="000000" w:themeColor="text1"/>
              </w:rPr>
              <w:t>PLANO FINANCEIRO</w:t>
            </w:r>
            <w:bookmarkEnd w:id="2"/>
          </w:p>
        </w:tc>
      </w:tr>
      <w:tr w:rsidR="0073399C" w:rsidRPr="00D55724" w14:paraId="24BA92CD" w14:textId="77777777" w:rsidTr="006D2A06">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669" w:type="dxa"/>
            <w:vAlign w:val="center"/>
          </w:tcPr>
          <w:p w14:paraId="266FAB82" w14:textId="77777777" w:rsidR="0073399C" w:rsidRPr="00D55724" w:rsidRDefault="0073399C" w:rsidP="006D2A06">
            <w:pPr>
              <w:tabs>
                <w:tab w:val="left" w:pos="10490"/>
              </w:tabs>
              <w:jc w:val="center"/>
              <w:rPr>
                <w:rFonts w:ascii="Garamond" w:hAnsi="Garamond" w:cs="Calibri"/>
                <w:color w:val="000000" w:themeColor="text1"/>
              </w:rPr>
            </w:pPr>
            <w:r w:rsidRPr="00D55724">
              <w:rPr>
                <w:rFonts w:ascii="Garamond" w:hAnsi="Garamond" w:cs="Calibri"/>
                <w:color w:val="000000" w:themeColor="text1"/>
              </w:rPr>
              <w:t>ITEM</w:t>
            </w:r>
          </w:p>
        </w:tc>
        <w:tc>
          <w:tcPr>
            <w:tcW w:w="2052" w:type="dxa"/>
            <w:vAlign w:val="center"/>
          </w:tcPr>
          <w:p w14:paraId="25137172" w14:textId="77777777" w:rsidR="0073399C" w:rsidRPr="00D55724" w:rsidRDefault="0073399C" w:rsidP="006D2A06">
            <w:pPr>
              <w:tabs>
                <w:tab w:val="left" w:pos="10490"/>
              </w:tabs>
              <w:jc w:val="center"/>
              <w:cnfStyle w:val="000000100000" w:firstRow="0" w:lastRow="0" w:firstColumn="0" w:lastColumn="0" w:oddVBand="0" w:evenVBand="0" w:oddHBand="1" w:evenHBand="0" w:firstRowFirstColumn="0" w:firstRowLastColumn="0" w:lastRowFirstColumn="0" w:lastRowLastColumn="0"/>
              <w:rPr>
                <w:rFonts w:ascii="Garamond" w:hAnsi="Garamond" w:cs="Calibri"/>
                <w:b/>
                <w:bCs/>
                <w:color w:val="000000" w:themeColor="text1"/>
              </w:rPr>
            </w:pPr>
            <w:r w:rsidRPr="00D55724">
              <w:rPr>
                <w:rFonts w:ascii="Garamond" w:hAnsi="Garamond" w:cs="Calibri"/>
                <w:b/>
                <w:bCs/>
                <w:color w:val="000000" w:themeColor="text1"/>
              </w:rPr>
              <w:t>VALOR</w:t>
            </w:r>
          </w:p>
        </w:tc>
        <w:tc>
          <w:tcPr>
            <w:tcW w:w="1351" w:type="dxa"/>
            <w:vAlign w:val="center"/>
          </w:tcPr>
          <w:p w14:paraId="75F3E65F" w14:textId="37419EFC" w:rsidR="0073399C" w:rsidRPr="00D55724" w:rsidRDefault="0073399C" w:rsidP="006D2A06">
            <w:pPr>
              <w:tabs>
                <w:tab w:val="left" w:pos="10490"/>
              </w:tabs>
              <w:jc w:val="center"/>
              <w:cnfStyle w:val="000000100000" w:firstRow="0" w:lastRow="0" w:firstColumn="0" w:lastColumn="0" w:oddVBand="0" w:evenVBand="0" w:oddHBand="1" w:evenHBand="0" w:firstRowFirstColumn="0" w:firstRowLastColumn="0" w:lastRowFirstColumn="0" w:lastRowLastColumn="0"/>
              <w:rPr>
                <w:rFonts w:ascii="Garamond" w:hAnsi="Garamond" w:cs="Calibri"/>
                <w:b/>
                <w:bCs/>
                <w:color w:val="000000" w:themeColor="text1"/>
              </w:rPr>
            </w:pPr>
            <w:r w:rsidRPr="00D55724">
              <w:rPr>
                <w:rFonts w:ascii="Garamond" w:hAnsi="Garamond" w:cs="Calibri"/>
                <w:b/>
                <w:bCs/>
                <w:color w:val="000000" w:themeColor="text1"/>
              </w:rPr>
              <w:t>Nº DE PARCELAS</w:t>
            </w:r>
          </w:p>
        </w:tc>
        <w:tc>
          <w:tcPr>
            <w:tcW w:w="1586" w:type="dxa"/>
            <w:vAlign w:val="center"/>
          </w:tcPr>
          <w:p w14:paraId="28D9C10D" w14:textId="77777777" w:rsidR="0073399C" w:rsidRPr="00D55724" w:rsidRDefault="0073399C" w:rsidP="006D2A06">
            <w:pPr>
              <w:tabs>
                <w:tab w:val="left" w:pos="10490"/>
              </w:tabs>
              <w:jc w:val="center"/>
              <w:cnfStyle w:val="000000100000" w:firstRow="0" w:lastRow="0" w:firstColumn="0" w:lastColumn="0" w:oddVBand="0" w:evenVBand="0" w:oddHBand="1" w:evenHBand="0" w:firstRowFirstColumn="0" w:firstRowLastColumn="0" w:lastRowFirstColumn="0" w:lastRowLastColumn="0"/>
              <w:rPr>
                <w:rFonts w:ascii="Garamond" w:hAnsi="Garamond" w:cs="Calibri"/>
                <w:b/>
                <w:bCs/>
                <w:color w:val="000000" w:themeColor="text1"/>
              </w:rPr>
            </w:pPr>
            <w:r w:rsidRPr="00D55724">
              <w:rPr>
                <w:rFonts w:ascii="Garamond" w:hAnsi="Garamond" w:cs="Calibri"/>
                <w:b/>
                <w:bCs/>
                <w:color w:val="000000" w:themeColor="text1"/>
              </w:rPr>
              <w:t>VALOR PARCELA</w:t>
            </w:r>
          </w:p>
        </w:tc>
        <w:tc>
          <w:tcPr>
            <w:tcW w:w="1983" w:type="dxa"/>
            <w:vAlign w:val="center"/>
          </w:tcPr>
          <w:p w14:paraId="44CFD0FC" w14:textId="77777777" w:rsidR="0073399C" w:rsidRPr="00D55724" w:rsidRDefault="0073399C" w:rsidP="006D2A06">
            <w:pPr>
              <w:tabs>
                <w:tab w:val="left" w:pos="10490"/>
              </w:tabs>
              <w:jc w:val="center"/>
              <w:cnfStyle w:val="000000100000" w:firstRow="0" w:lastRow="0" w:firstColumn="0" w:lastColumn="0" w:oddVBand="0" w:evenVBand="0" w:oddHBand="1" w:evenHBand="0" w:firstRowFirstColumn="0" w:firstRowLastColumn="0" w:lastRowFirstColumn="0" w:lastRowLastColumn="0"/>
              <w:rPr>
                <w:rFonts w:ascii="Garamond" w:hAnsi="Garamond" w:cs="Calibri"/>
                <w:b/>
                <w:bCs/>
                <w:color w:val="000000" w:themeColor="text1"/>
              </w:rPr>
            </w:pPr>
            <w:r w:rsidRPr="00D55724">
              <w:rPr>
                <w:rFonts w:ascii="Garamond" w:hAnsi="Garamond" w:cs="Calibri"/>
                <w:b/>
                <w:bCs/>
                <w:color w:val="000000" w:themeColor="text1"/>
              </w:rPr>
              <w:t>FORMA DE PAGAMENTO</w:t>
            </w:r>
          </w:p>
        </w:tc>
        <w:tc>
          <w:tcPr>
            <w:tcW w:w="1809" w:type="dxa"/>
            <w:vAlign w:val="center"/>
          </w:tcPr>
          <w:p w14:paraId="73913567" w14:textId="77777777" w:rsidR="0073399C" w:rsidRPr="00D55724" w:rsidRDefault="0073399C" w:rsidP="006D2A06">
            <w:pPr>
              <w:tabs>
                <w:tab w:val="left" w:pos="10490"/>
              </w:tabs>
              <w:jc w:val="center"/>
              <w:cnfStyle w:val="000000100000" w:firstRow="0" w:lastRow="0" w:firstColumn="0" w:lastColumn="0" w:oddVBand="0" w:evenVBand="0" w:oddHBand="1" w:evenHBand="0" w:firstRowFirstColumn="0" w:firstRowLastColumn="0" w:lastRowFirstColumn="0" w:lastRowLastColumn="0"/>
              <w:rPr>
                <w:rFonts w:ascii="Garamond" w:hAnsi="Garamond" w:cs="Calibri"/>
                <w:b/>
                <w:bCs/>
                <w:color w:val="000000" w:themeColor="text1"/>
              </w:rPr>
            </w:pPr>
            <w:r w:rsidRPr="00D55724">
              <w:rPr>
                <w:rFonts w:ascii="Garamond" w:hAnsi="Garamond" w:cs="Calibri"/>
                <w:b/>
                <w:bCs/>
                <w:color w:val="000000" w:themeColor="text1"/>
              </w:rPr>
              <w:t>PRIMEIRO VENCIMENTO</w:t>
            </w:r>
          </w:p>
        </w:tc>
      </w:tr>
      <w:tr w:rsidR="0073399C" w:rsidRPr="00D55724" w14:paraId="0C43F46A" w14:textId="77777777" w:rsidTr="006D2A06">
        <w:trPr>
          <w:trHeight w:val="397"/>
        </w:trPr>
        <w:tc>
          <w:tcPr>
            <w:cnfStyle w:val="001000000000" w:firstRow="0" w:lastRow="0" w:firstColumn="1" w:lastColumn="0" w:oddVBand="0" w:evenVBand="0" w:oddHBand="0" w:evenHBand="0" w:firstRowFirstColumn="0" w:firstRowLastColumn="0" w:lastRowFirstColumn="0" w:lastRowLastColumn="0"/>
            <w:tcW w:w="1669" w:type="dxa"/>
            <w:vAlign w:val="center"/>
          </w:tcPr>
          <w:p w14:paraId="249E88FB" w14:textId="77777777" w:rsidR="0073399C" w:rsidRPr="00D55724" w:rsidRDefault="0073399C" w:rsidP="006D2A06">
            <w:pPr>
              <w:tabs>
                <w:tab w:val="left" w:pos="10490"/>
              </w:tabs>
              <w:jc w:val="center"/>
              <w:rPr>
                <w:rFonts w:ascii="Garamond" w:hAnsi="Garamond" w:cs="Calibri"/>
                <w:color w:val="000000" w:themeColor="text1"/>
              </w:rPr>
            </w:pPr>
            <w:permStart w:id="778597721" w:edGrp="everyone" w:colFirst="1" w:colLast="1"/>
            <w:permStart w:id="1323663273" w:edGrp="everyone" w:colFirst="2" w:colLast="2"/>
            <w:permStart w:id="993156099" w:edGrp="everyone" w:colFirst="3" w:colLast="3"/>
            <w:permStart w:id="952711649" w:edGrp="everyone" w:colFirst="4" w:colLast="4"/>
            <w:permStart w:id="397226707" w:edGrp="everyone" w:colFirst="5" w:colLast="5"/>
            <w:r w:rsidRPr="00D55724">
              <w:rPr>
                <w:rFonts w:ascii="Garamond" w:hAnsi="Garamond" w:cs="Calibri"/>
                <w:color w:val="000000" w:themeColor="text1"/>
              </w:rPr>
              <w:t>MATRÍCULA</w:t>
            </w:r>
          </w:p>
        </w:tc>
        <w:tc>
          <w:tcPr>
            <w:tcW w:w="2052" w:type="dxa"/>
            <w:vAlign w:val="center"/>
          </w:tcPr>
          <w:p w14:paraId="70F9DC19" w14:textId="77777777" w:rsidR="0073399C" w:rsidRPr="00D55724" w:rsidRDefault="0073399C" w:rsidP="006D2A06">
            <w:pPr>
              <w:tabs>
                <w:tab w:val="left" w:pos="10490"/>
              </w:tabs>
              <w:jc w:val="center"/>
              <w:cnfStyle w:val="000000000000" w:firstRow="0" w:lastRow="0" w:firstColumn="0" w:lastColumn="0" w:oddVBand="0" w:evenVBand="0" w:oddHBand="0" w:evenHBand="0" w:firstRowFirstColumn="0" w:firstRowLastColumn="0" w:lastRowFirstColumn="0" w:lastRowLastColumn="0"/>
              <w:rPr>
                <w:rFonts w:ascii="Garamond" w:hAnsi="Garamond" w:cs="Calibri"/>
                <w:b/>
                <w:bCs/>
                <w:color w:val="000000" w:themeColor="text1"/>
              </w:rPr>
            </w:pPr>
            <w:r w:rsidRPr="00D55724">
              <w:rPr>
                <w:rFonts w:ascii="Garamond" w:hAnsi="Garamond" w:cs="Calibri"/>
                <w:b/>
                <w:bCs/>
                <w:color w:val="000000" w:themeColor="text1"/>
              </w:rPr>
              <w:t xml:space="preserve">    </w:t>
            </w:r>
          </w:p>
        </w:tc>
        <w:tc>
          <w:tcPr>
            <w:tcW w:w="1351" w:type="dxa"/>
            <w:vAlign w:val="center"/>
          </w:tcPr>
          <w:p w14:paraId="3C7D9FE5" w14:textId="77777777" w:rsidR="0073399C" w:rsidRPr="00D55724" w:rsidRDefault="0073399C" w:rsidP="006D2A06">
            <w:pPr>
              <w:tabs>
                <w:tab w:val="left" w:pos="10490"/>
              </w:tabs>
              <w:jc w:val="center"/>
              <w:cnfStyle w:val="000000000000" w:firstRow="0" w:lastRow="0" w:firstColumn="0" w:lastColumn="0" w:oddVBand="0" w:evenVBand="0" w:oddHBand="0" w:evenHBand="0" w:firstRowFirstColumn="0" w:firstRowLastColumn="0" w:lastRowFirstColumn="0" w:lastRowLastColumn="0"/>
              <w:rPr>
                <w:rFonts w:ascii="Garamond" w:hAnsi="Garamond" w:cs="Calibri"/>
                <w:b/>
                <w:bCs/>
                <w:color w:val="000000" w:themeColor="text1"/>
              </w:rPr>
            </w:pPr>
            <w:r w:rsidRPr="00D55724">
              <w:rPr>
                <w:rFonts w:ascii="Garamond" w:hAnsi="Garamond" w:cs="Calibri"/>
                <w:b/>
                <w:bCs/>
                <w:color w:val="000000" w:themeColor="text1"/>
              </w:rPr>
              <w:t xml:space="preserve">    </w:t>
            </w:r>
          </w:p>
        </w:tc>
        <w:tc>
          <w:tcPr>
            <w:tcW w:w="1586" w:type="dxa"/>
            <w:vAlign w:val="center"/>
          </w:tcPr>
          <w:p w14:paraId="3A6BF4ED" w14:textId="77777777" w:rsidR="0073399C" w:rsidRPr="00D55724" w:rsidRDefault="0073399C" w:rsidP="006D2A06">
            <w:pPr>
              <w:tabs>
                <w:tab w:val="left" w:pos="10490"/>
              </w:tabs>
              <w:jc w:val="center"/>
              <w:cnfStyle w:val="000000000000" w:firstRow="0" w:lastRow="0" w:firstColumn="0" w:lastColumn="0" w:oddVBand="0" w:evenVBand="0" w:oddHBand="0" w:evenHBand="0" w:firstRowFirstColumn="0" w:firstRowLastColumn="0" w:lastRowFirstColumn="0" w:lastRowLastColumn="0"/>
              <w:rPr>
                <w:rFonts w:ascii="Garamond" w:hAnsi="Garamond" w:cs="Calibri"/>
                <w:b/>
                <w:bCs/>
                <w:color w:val="000000" w:themeColor="text1"/>
              </w:rPr>
            </w:pPr>
            <w:r w:rsidRPr="00D55724">
              <w:rPr>
                <w:rFonts w:ascii="Garamond" w:hAnsi="Garamond" w:cs="Calibri"/>
                <w:b/>
                <w:bCs/>
                <w:color w:val="000000" w:themeColor="text1"/>
              </w:rPr>
              <w:t xml:space="preserve">    </w:t>
            </w:r>
          </w:p>
        </w:tc>
        <w:tc>
          <w:tcPr>
            <w:tcW w:w="1983" w:type="dxa"/>
            <w:vAlign w:val="center"/>
          </w:tcPr>
          <w:p w14:paraId="5A9FEEAE" w14:textId="77777777" w:rsidR="0073399C" w:rsidRPr="00D55724" w:rsidRDefault="0073399C" w:rsidP="006D2A06">
            <w:pPr>
              <w:tabs>
                <w:tab w:val="left" w:pos="10490"/>
              </w:tabs>
              <w:jc w:val="center"/>
              <w:cnfStyle w:val="000000000000" w:firstRow="0" w:lastRow="0" w:firstColumn="0" w:lastColumn="0" w:oddVBand="0" w:evenVBand="0" w:oddHBand="0" w:evenHBand="0" w:firstRowFirstColumn="0" w:firstRowLastColumn="0" w:lastRowFirstColumn="0" w:lastRowLastColumn="0"/>
              <w:rPr>
                <w:rFonts w:ascii="Garamond" w:hAnsi="Garamond" w:cs="Calibri"/>
                <w:b/>
                <w:bCs/>
                <w:color w:val="000000" w:themeColor="text1"/>
              </w:rPr>
            </w:pPr>
            <w:r w:rsidRPr="00D55724">
              <w:rPr>
                <w:rFonts w:ascii="Garamond" w:hAnsi="Garamond" w:cs="Calibri"/>
                <w:b/>
                <w:bCs/>
                <w:color w:val="000000" w:themeColor="text1"/>
              </w:rPr>
              <w:t xml:space="preserve">    </w:t>
            </w:r>
          </w:p>
        </w:tc>
        <w:tc>
          <w:tcPr>
            <w:tcW w:w="1809" w:type="dxa"/>
            <w:vAlign w:val="center"/>
          </w:tcPr>
          <w:p w14:paraId="44946719" w14:textId="77777777" w:rsidR="0073399C" w:rsidRPr="00D55724" w:rsidRDefault="0073399C" w:rsidP="006D2A06">
            <w:pPr>
              <w:tabs>
                <w:tab w:val="left" w:pos="10490"/>
              </w:tabs>
              <w:jc w:val="center"/>
              <w:cnfStyle w:val="000000000000" w:firstRow="0" w:lastRow="0" w:firstColumn="0" w:lastColumn="0" w:oddVBand="0" w:evenVBand="0" w:oddHBand="0" w:evenHBand="0" w:firstRowFirstColumn="0" w:firstRowLastColumn="0" w:lastRowFirstColumn="0" w:lastRowLastColumn="0"/>
              <w:rPr>
                <w:rFonts w:ascii="Garamond" w:hAnsi="Garamond" w:cs="Calibri"/>
                <w:b/>
                <w:bCs/>
                <w:color w:val="000000" w:themeColor="text1"/>
              </w:rPr>
            </w:pPr>
            <w:r w:rsidRPr="00D55724">
              <w:rPr>
                <w:rFonts w:ascii="Garamond" w:hAnsi="Garamond" w:cs="Calibri"/>
                <w:b/>
                <w:bCs/>
                <w:color w:val="000000" w:themeColor="text1"/>
              </w:rPr>
              <w:t xml:space="preserve">    </w:t>
            </w:r>
          </w:p>
        </w:tc>
      </w:tr>
      <w:tr w:rsidR="0073399C" w:rsidRPr="00D55724" w14:paraId="690D80AE" w14:textId="77777777" w:rsidTr="006D2A06">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669" w:type="dxa"/>
            <w:vAlign w:val="center"/>
          </w:tcPr>
          <w:p w14:paraId="2604412E" w14:textId="77777777" w:rsidR="0073399C" w:rsidRPr="00D55724" w:rsidRDefault="0073399C" w:rsidP="006D2A06">
            <w:pPr>
              <w:tabs>
                <w:tab w:val="left" w:pos="10490"/>
              </w:tabs>
              <w:jc w:val="center"/>
              <w:rPr>
                <w:rFonts w:ascii="Garamond" w:hAnsi="Garamond" w:cs="Calibri"/>
                <w:color w:val="000000" w:themeColor="text1"/>
              </w:rPr>
            </w:pPr>
            <w:permStart w:id="484771753" w:edGrp="everyone" w:colFirst="1" w:colLast="1"/>
            <w:permStart w:id="1216692760" w:edGrp="everyone" w:colFirst="2" w:colLast="2"/>
            <w:permStart w:id="1581729845" w:edGrp="everyone" w:colFirst="3" w:colLast="3"/>
            <w:permStart w:id="1514212931" w:edGrp="everyone" w:colFirst="4" w:colLast="4"/>
            <w:permStart w:id="181355531" w:edGrp="everyone" w:colFirst="5" w:colLast="5"/>
            <w:permEnd w:id="778597721"/>
            <w:permEnd w:id="1323663273"/>
            <w:permEnd w:id="993156099"/>
            <w:permEnd w:id="952711649"/>
            <w:permEnd w:id="397226707"/>
            <w:r w:rsidRPr="00D55724">
              <w:rPr>
                <w:rFonts w:ascii="Garamond" w:hAnsi="Garamond" w:cs="Calibri"/>
                <w:color w:val="000000" w:themeColor="text1"/>
              </w:rPr>
              <w:t>MATERIAL DIDÁTICO</w:t>
            </w:r>
          </w:p>
        </w:tc>
        <w:tc>
          <w:tcPr>
            <w:tcW w:w="2052" w:type="dxa"/>
            <w:vAlign w:val="center"/>
          </w:tcPr>
          <w:p w14:paraId="0C453DCF" w14:textId="77777777" w:rsidR="0073399C" w:rsidRPr="00D55724" w:rsidRDefault="0073399C" w:rsidP="006D2A06">
            <w:pPr>
              <w:tabs>
                <w:tab w:val="left" w:pos="10490"/>
              </w:tabs>
              <w:jc w:val="center"/>
              <w:cnfStyle w:val="000000100000" w:firstRow="0" w:lastRow="0" w:firstColumn="0" w:lastColumn="0" w:oddVBand="0" w:evenVBand="0" w:oddHBand="1" w:evenHBand="0" w:firstRowFirstColumn="0" w:firstRowLastColumn="0" w:lastRowFirstColumn="0" w:lastRowLastColumn="0"/>
              <w:rPr>
                <w:rFonts w:ascii="Garamond" w:hAnsi="Garamond" w:cs="Calibri"/>
                <w:b/>
                <w:bCs/>
                <w:color w:val="000000" w:themeColor="text1"/>
              </w:rPr>
            </w:pPr>
            <w:r w:rsidRPr="00D55724">
              <w:rPr>
                <w:rFonts w:ascii="Garamond" w:hAnsi="Garamond" w:cs="Calibri"/>
                <w:b/>
                <w:bCs/>
                <w:color w:val="000000" w:themeColor="text1"/>
              </w:rPr>
              <w:t xml:space="preserve">    </w:t>
            </w:r>
          </w:p>
        </w:tc>
        <w:tc>
          <w:tcPr>
            <w:tcW w:w="1351" w:type="dxa"/>
            <w:vAlign w:val="center"/>
          </w:tcPr>
          <w:p w14:paraId="5760D53C" w14:textId="77777777" w:rsidR="0073399C" w:rsidRPr="00D55724" w:rsidRDefault="0073399C" w:rsidP="006D2A06">
            <w:pPr>
              <w:tabs>
                <w:tab w:val="left" w:pos="10490"/>
              </w:tabs>
              <w:jc w:val="center"/>
              <w:cnfStyle w:val="000000100000" w:firstRow="0" w:lastRow="0" w:firstColumn="0" w:lastColumn="0" w:oddVBand="0" w:evenVBand="0" w:oddHBand="1" w:evenHBand="0" w:firstRowFirstColumn="0" w:firstRowLastColumn="0" w:lastRowFirstColumn="0" w:lastRowLastColumn="0"/>
              <w:rPr>
                <w:rFonts w:ascii="Garamond" w:hAnsi="Garamond" w:cs="Calibri"/>
                <w:b/>
                <w:bCs/>
                <w:color w:val="000000" w:themeColor="text1"/>
              </w:rPr>
            </w:pPr>
            <w:r w:rsidRPr="00D55724">
              <w:rPr>
                <w:rFonts w:ascii="Garamond" w:hAnsi="Garamond" w:cs="Calibri"/>
                <w:b/>
                <w:bCs/>
                <w:color w:val="000000" w:themeColor="text1"/>
              </w:rPr>
              <w:t xml:space="preserve">    </w:t>
            </w:r>
          </w:p>
        </w:tc>
        <w:tc>
          <w:tcPr>
            <w:tcW w:w="1586" w:type="dxa"/>
            <w:vAlign w:val="center"/>
          </w:tcPr>
          <w:p w14:paraId="38E150FD" w14:textId="77777777" w:rsidR="0073399C" w:rsidRPr="00D55724" w:rsidRDefault="0073399C" w:rsidP="006D2A06">
            <w:pPr>
              <w:tabs>
                <w:tab w:val="left" w:pos="10490"/>
              </w:tabs>
              <w:jc w:val="center"/>
              <w:cnfStyle w:val="000000100000" w:firstRow="0" w:lastRow="0" w:firstColumn="0" w:lastColumn="0" w:oddVBand="0" w:evenVBand="0" w:oddHBand="1" w:evenHBand="0" w:firstRowFirstColumn="0" w:firstRowLastColumn="0" w:lastRowFirstColumn="0" w:lastRowLastColumn="0"/>
              <w:rPr>
                <w:rFonts w:ascii="Garamond" w:hAnsi="Garamond" w:cs="Calibri"/>
                <w:b/>
                <w:bCs/>
                <w:color w:val="000000" w:themeColor="text1"/>
              </w:rPr>
            </w:pPr>
            <w:r w:rsidRPr="00D55724">
              <w:rPr>
                <w:rFonts w:ascii="Garamond" w:hAnsi="Garamond" w:cs="Calibri"/>
                <w:b/>
                <w:bCs/>
                <w:color w:val="000000" w:themeColor="text1"/>
              </w:rPr>
              <w:t xml:space="preserve">    </w:t>
            </w:r>
          </w:p>
        </w:tc>
        <w:tc>
          <w:tcPr>
            <w:tcW w:w="1983" w:type="dxa"/>
            <w:vAlign w:val="center"/>
          </w:tcPr>
          <w:p w14:paraId="36ECCCDB" w14:textId="77777777" w:rsidR="0073399C" w:rsidRPr="00D55724" w:rsidRDefault="0073399C" w:rsidP="006D2A06">
            <w:pPr>
              <w:tabs>
                <w:tab w:val="left" w:pos="10490"/>
              </w:tabs>
              <w:jc w:val="center"/>
              <w:cnfStyle w:val="000000100000" w:firstRow="0" w:lastRow="0" w:firstColumn="0" w:lastColumn="0" w:oddVBand="0" w:evenVBand="0" w:oddHBand="1" w:evenHBand="0" w:firstRowFirstColumn="0" w:firstRowLastColumn="0" w:lastRowFirstColumn="0" w:lastRowLastColumn="0"/>
              <w:rPr>
                <w:rFonts w:ascii="Garamond" w:hAnsi="Garamond" w:cs="Calibri"/>
                <w:b/>
                <w:bCs/>
                <w:color w:val="000000" w:themeColor="text1"/>
              </w:rPr>
            </w:pPr>
            <w:r w:rsidRPr="00D55724">
              <w:rPr>
                <w:rFonts w:ascii="Garamond" w:hAnsi="Garamond" w:cs="Calibri"/>
                <w:b/>
                <w:bCs/>
                <w:color w:val="000000" w:themeColor="text1"/>
              </w:rPr>
              <w:t xml:space="preserve">    </w:t>
            </w:r>
          </w:p>
        </w:tc>
        <w:tc>
          <w:tcPr>
            <w:tcW w:w="1809" w:type="dxa"/>
            <w:vAlign w:val="center"/>
          </w:tcPr>
          <w:p w14:paraId="357BCA52" w14:textId="77777777" w:rsidR="0073399C" w:rsidRPr="00D55724" w:rsidRDefault="0073399C" w:rsidP="006D2A06">
            <w:pPr>
              <w:tabs>
                <w:tab w:val="left" w:pos="10490"/>
              </w:tabs>
              <w:jc w:val="center"/>
              <w:cnfStyle w:val="000000100000" w:firstRow="0" w:lastRow="0" w:firstColumn="0" w:lastColumn="0" w:oddVBand="0" w:evenVBand="0" w:oddHBand="1" w:evenHBand="0" w:firstRowFirstColumn="0" w:firstRowLastColumn="0" w:lastRowFirstColumn="0" w:lastRowLastColumn="0"/>
              <w:rPr>
                <w:rFonts w:ascii="Garamond" w:hAnsi="Garamond" w:cs="Calibri"/>
                <w:b/>
                <w:bCs/>
                <w:color w:val="000000" w:themeColor="text1"/>
              </w:rPr>
            </w:pPr>
            <w:r w:rsidRPr="00D55724">
              <w:rPr>
                <w:rFonts w:ascii="Garamond" w:hAnsi="Garamond" w:cs="Calibri"/>
                <w:b/>
                <w:bCs/>
                <w:color w:val="000000" w:themeColor="text1"/>
              </w:rPr>
              <w:t xml:space="preserve">    </w:t>
            </w:r>
          </w:p>
        </w:tc>
      </w:tr>
      <w:tr w:rsidR="0073399C" w:rsidRPr="00D55724" w14:paraId="63BE3DB0" w14:textId="77777777" w:rsidTr="006D2A06">
        <w:trPr>
          <w:trHeight w:val="397"/>
        </w:trPr>
        <w:tc>
          <w:tcPr>
            <w:cnfStyle w:val="001000000000" w:firstRow="0" w:lastRow="0" w:firstColumn="1" w:lastColumn="0" w:oddVBand="0" w:evenVBand="0" w:oddHBand="0" w:evenHBand="0" w:firstRowFirstColumn="0" w:firstRowLastColumn="0" w:lastRowFirstColumn="0" w:lastRowLastColumn="0"/>
            <w:tcW w:w="1669" w:type="dxa"/>
            <w:vAlign w:val="center"/>
          </w:tcPr>
          <w:p w14:paraId="460E8BB2" w14:textId="77777777" w:rsidR="0073399C" w:rsidRPr="00D55724" w:rsidRDefault="0073399C" w:rsidP="006D2A06">
            <w:pPr>
              <w:tabs>
                <w:tab w:val="left" w:pos="10490"/>
              </w:tabs>
              <w:jc w:val="center"/>
              <w:rPr>
                <w:rFonts w:ascii="Garamond" w:hAnsi="Garamond" w:cs="Calibri"/>
                <w:color w:val="000000" w:themeColor="text1"/>
              </w:rPr>
            </w:pPr>
            <w:permStart w:id="2082486575" w:edGrp="everyone" w:colFirst="1" w:colLast="1"/>
            <w:permStart w:id="1234382825" w:edGrp="everyone" w:colFirst="2" w:colLast="2"/>
            <w:permStart w:id="1042833282" w:edGrp="everyone" w:colFirst="3" w:colLast="3"/>
            <w:permStart w:id="1471888923" w:edGrp="everyone" w:colFirst="4" w:colLast="4"/>
            <w:permStart w:id="1864528122" w:edGrp="everyone" w:colFirst="5" w:colLast="5"/>
            <w:permEnd w:id="484771753"/>
            <w:permEnd w:id="1216692760"/>
            <w:permEnd w:id="1581729845"/>
            <w:permEnd w:id="1514212931"/>
            <w:permEnd w:id="181355531"/>
            <w:r w:rsidRPr="00D55724">
              <w:rPr>
                <w:rFonts w:ascii="Garamond" w:hAnsi="Garamond" w:cs="Calibri"/>
                <w:color w:val="000000" w:themeColor="text1"/>
              </w:rPr>
              <w:t>CURSO</w:t>
            </w:r>
          </w:p>
        </w:tc>
        <w:tc>
          <w:tcPr>
            <w:tcW w:w="2052" w:type="dxa"/>
            <w:vAlign w:val="center"/>
          </w:tcPr>
          <w:p w14:paraId="37120880" w14:textId="1DB2B117" w:rsidR="0073399C" w:rsidRPr="00D55724" w:rsidRDefault="0073399C" w:rsidP="006D2A06">
            <w:pPr>
              <w:tabs>
                <w:tab w:val="left" w:pos="10490"/>
              </w:tabs>
              <w:jc w:val="center"/>
              <w:cnfStyle w:val="000000000000" w:firstRow="0" w:lastRow="0" w:firstColumn="0" w:lastColumn="0" w:oddVBand="0" w:evenVBand="0" w:oddHBand="0" w:evenHBand="0" w:firstRowFirstColumn="0" w:firstRowLastColumn="0" w:lastRowFirstColumn="0" w:lastRowLastColumn="0"/>
              <w:rPr>
                <w:rFonts w:ascii="Garamond" w:hAnsi="Garamond" w:cs="Calibri"/>
                <w:b/>
                <w:bCs/>
                <w:color w:val="000000" w:themeColor="text1"/>
              </w:rPr>
            </w:pPr>
            <w:r w:rsidRPr="00D55724">
              <w:rPr>
                <w:rFonts w:ascii="Garamond" w:hAnsi="Garamond" w:cs="Calibri"/>
                <w:b/>
                <w:bCs/>
                <w:color w:val="000000" w:themeColor="text1"/>
              </w:rPr>
              <w:t xml:space="preserve">    </w:t>
            </w:r>
          </w:p>
        </w:tc>
        <w:tc>
          <w:tcPr>
            <w:tcW w:w="1351" w:type="dxa"/>
            <w:vAlign w:val="center"/>
          </w:tcPr>
          <w:p w14:paraId="49DCF25D" w14:textId="1AB5574B" w:rsidR="0073399C" w:rsidRPr="00D55724" w:rsidRDefault="0073399C" w:rsidP="006D2A06">
            <w:pPr>
              <w:tabs>
                <w:tab w:val="left" w:pos="10490"/>
              </w:tabs>
              <w:jc w:val="center"/>
              <w:cnfStyle w:val="000000000000" w:firstRow="0" w:lastRow="0" w:firstColumn="0" w:lastColumn="0" w:oddVBand="0" w:evenVBand="0" w:oddHBand="0" w:evenHBand="0" w:firstRowFirstColumn="0" w:firstRowLastColumn="0" w:lastRowFirstColumn="0" w:lastRowLastColumn="0"/>
              <w:rPr>
                <w:rFonts w:ascii="Garamond" w:hAnsi="Garamond" w:cs="Calibri"/>
                <w:b/>
                <w:bCs/>
                <w:color w:val="000000" w:themeColor="text1"/>
              </w:rPr>
            </w:pPr>
            <w:r w:rsidRPr="00D55724">
              <w:rPr>
                <w:rFonts w:ascii="Garamond" w:hAnsi="Garamond" w:cs="Calibri"/>
                <w:b/>
                <w:bCs/>
                <w:color w:val="000000" w:themeColor="text1"/>
              </w:rPr>
              <w:t xml:space="preserve">    </w:t>
            </w:r>
          </w:p>
        </w:tc>
        <w:tc>
          <w:tcPr>
            <w:tcW w:w="1586" w:type="dxa"/>
            <w:vAlign w:val="center"/>
          </w:tcPr>
          <w:p w14:paraId="3C4AA7C9" w14:textId="77777777" w:rsidR="0073399C" w:rsidRPr="00D55724" w:rsidRDefault="0073399C" w:rsidP="006D2A06">
            <w:pPr>
              <w:tabs>
                <w:tab w:val="left" w:pos="10490"/>
              </w:tabs>
              <w:jc w:val="center"/>
              <w:cnfStyle w:val="000000000000" w:firstRow="0" w:lastRow="0" w:firstColumn="0" w:lastColumn="0" w:oddVBand="0" w:evenVBand="0" w:oddHBand="0" w:evenHBand="0" w:firstRowFirstColumn="0" w:firstRowLastColumn="0" w:lastRowFirstColumn="0" w:lastRowLastColumn="0"/>
              <w:rPr>
                <w:rFonts w:ascii="Garamond" w:hAnsi="Garamond" w:cs="Calibri"/>
                <w:b/>
                <w:bCs/>
                <w:color w:val="000000" w:themeColor="text1"/>
              </w:rPr>
            </w:pPr>
            <w:r w:rsidRPr="00D55724">
              <w:rPr>
                <w:rFonts w:ascii="Garamond" w:hAnsi="Garamond" w:cs="Calibri"/>
                <w:b/>
                <w:bCs/>
                <w:color w:val="000000" w:themeColor="text1"/>
              </w:rPr>
              <w:t xml:space="preserve">    </w:t>
            </w:r>
          </w:p>
        </w:tc>
        <w:tc>
          <w:tcPr>
            <w:tcW w:w="1983" w:type="dxa"/>
            <w:vAlign w:val="center"/>
          </w:tcPr>
          <w:p w14:paraId="1713A73C" w14:textId="77777777" w:rsidR="0073399C" w:rsidRPr="00D55724" w:rsidRDefault="0073399C" w:rsidP="006D2A06">
            <w:pPr>
              <w:tabs>
                <w:tab w:val="left" w:pos="10490"/>
              </w:tabs>
              <w:jc w:val="center"/>
              <w:cnfStyle w:val="000000000000" w:firstRow="0" w:lastRow="0" w:firstColumn="0" w:lastColumn="0" w:oddVBand="0" w:evenVBand="0" w:oddHBand="0" w:evenHBand="0" w:firstRowFirstColumn="0" w:firstRowLastColumn="0" w:lastRowFirstColumn="0" w:lastRowLastColumn="0"/>
              <w:rPr>
                <w:rFonts w:ascii="Garamond" w:hAnsi="Garamond" w:cs="Calibri"/>
                <w:b/>
                <w:bCs/>
                <w:color w:val="000000" w:themeColor="text1"/>
              </w:rPr>
            </w:pPr>
            <w:r w:rsidRPr="00D55724">
              <w:rPr>
                <w:rFonts w:ascii="Garamond" w:hAnsi="Garamond" w:cs="Calibri"/>
                <w:b/>
                <w:bCs/>
                <w:color w:val="000000" w:themeColor="text1"/>
              </w:rPr>
              <w:t xml:space="preserve">    </w:t>
            </w:r>
          </w:p>
        </w:tc>
        <w:tc>
          <w:tcPr>
            <w:tcW w:w="1809" w:type="dxa"/>
            <w:vAlign w:val="center"/>
          </w:tcPr>
          <w:p w14:paraId="68035AC6" w14:textId="77777777" w:rsidR="0073399C" w:rsidRPr="00D55724" w:rsidRDefault="0073399C" w:rsidP="006D2A06">
            <w:pPr>
              <w:tabs>
                <w:tab w:val="left" w:pos="10490"/>
              </w:tabs>
              <w:jc w:val="center"/>
              <w:cnfStyle w:val="000000000000" w:firstRow="0" w:lastRow="0" w:firstColumn="0" w:lastColumn="0" w:oddVBand="0" w:evenVBand="0" w:oddHBand="0" w:evenHBand="0" w:firstRowFirstColumn="0" w:firstRowLastColumn="0" w:lastRowFirstColumn="0" w:lastRowLastColumn="0"/>
              <w:rPr>
                <w:rFonts w:ascii="Garamond" w:hAnsi="Garamond" w:cs="Calibri"/>
                <w:b/>
                <w:bCs/>
                <w:color w:val="000000" w:themeColor="text1"/>
              </w:rPr>
            </w:pPr>
            <w:r w:rsidRPr="00D55724">
              <w:rPr>
                <w:rFonts w:ascii="Garamond" w:hAnsi="Garamond" w:cs="Calibri"/>
                <w:b/>
                <w:bCs/>
                <w:color w:val="000000" w:themeColor="text1"/>
              </w:rPr>
              <w:t xml:space="preserve">    </w:t>
            </w:r>
          </w:p>
        </w:tc>
      </w:tr>
      <w:tr w:rsidR="0073399C" w:rsidRPr="00D55724" w14:paraId="1C61FA78" w14:textId="77777777" w:rsidTr="006D2A06">
        <w:trPr>
          <w:gridAfter w:val="4"/>
          <w:cnfStyle w:val="010000000000" w:firstRow="0" w:lastRow="1" w:firstColumn="0" w:lastColumn="0" w:oddVBand="0" w:evenVBand="0" w:oddHBand="0" w:evenHBand="0" w:firstRowFirstColumn="0" w:firstRowLastColumn="0" w:lastRowFirstColumn="0" w:lastRowLastColumn="0"/>
          <w:wAfter w:w="6729" w:type="dxa"/>
          <w:trHeight w:val="397"/>
        </w:trPr>
        <w:tc>
          <w:tcPr>
            <w:cnfStyle w:val="001000000000" w:firstRow="0" w:lastRow="0" w:firstColumn="1" w:lastColumn="0" w:oddVBand="0" w:evenVBand="0" w:oddHBand="0" w:evenHBand="0" w:firstRowFirstColumn="0" w:firstRowLastColumn="0" w:lastRowFirstColumn="0" w:lastRowLastColumn="0"/>
            <w:tcW w:w="1669" w:type="dxa"/>
            <w:vAlign w:val="center"/>
          </w:tcPr>
          <w:p w14:paraId="14516806" w14:textId="77777777" w:rsidR="0073399C" w:rsidRPr="00D55724" w:rsidRDefault="0073399C" w:rsidP="006D2A06">
            <w:pPr>
              <w:tabs>
                <w:tab w:val="left" w:pos="10490"/>
              </w:tabs>
              <w:jc w:val="center"/>
              <w:rPr>
                <w:rFonts w:ascii="Garamond" w:hAnsi="Garamond" w:cs="Calibri"/>
                <w:color w:val="000000" w:themeColor="text1"/>
              </w:rPr>
            </w:pPr>
            <w:permStart w:id="666923960" w:edGrp="everyone" w:colFirst="1" w:colLast="1"/>
            <w:permStart w:id="310325077" w:edGrp="everyone" w:colFirst="2" w:colLast="2"/>
            <w:permEnd w:id="2082486575"/>
            <w:permEnd w:id="1234382825"/>
            <w:permEnd w:id="1042833282"/>
            <w:permEnd w:id="1471888923"/>
            <w:permEnd w:id="1864528122"/>
            <w:r w:rsidRPr="00D55724">
              <w:rPr>
                <w:rFonts w:ascii="Garamond" w:hAnsi="Garamond" w:cs="Calibri"/>
                <w:color w:val="000000" w:themeColor="text1"/>
              </w:rPr>
              <w:t>TOTAL:</w:t>
            </w:r>
          </w:p>
        </w:tc>
        <w:tc>
          <w:tcPr>
            <w:tcW w:w="2052" w:type="dxa"/>
            <w:vAlign w:val="center"/>
          </w:tcPr>
          <w:p w14:paraId="121074EA" w14:textId="77777777" w:rsidR="0073399C" w:rsidRPr="00D55724" w:rsidRDefault="0073399C" w:rsidP="006D2A06">
            <w:pPr>
              <w:tabs>
                <w:tab w:val="left" w:pos="10490"/>
              </w:tabs>
              <w:jc w:val="center"/>
              <w:cnfStyle w:val="010000000000" w:firstRow="0" w:lastRow="1" w:firstColumn="0" w:lastColumn="0" w:oddVBand="0" w:evenVBand="0" w:oddHBand="0" w:evenHBand="0" w:firstRowFirstColumn="0" w:firstRowLastColumn="0" w:lastRowFirstColumn="0" w:lastRowLastColumn="0"/>
              <w:rPr>
                <w:rFonts w:ascii="Garamond" w:hAnsi="Garamond" w:cs="Calibri"/>
                <w:color w:val="000000" w:themeColor="text1"/>
              </w:rPr>
            </w:pPr>
            <w:r w:rsidRPr="00D55724">
              <w:rPr>
                <w:rFonts w:ascii="Garamond" w:hAnsi="Garamond" w:cs="Calibri"/>
                <w:b w:val="0"/>
                <w:bCs w:val="0"/>
                <w:color w:val="000000" w:themeColor="text1"/>
              </w:rPr>
              <w:t xml:space="preserve">    </w:t>
            </w:r>
          </w:p>
        </w:tc>
      </w:tr>
    </w:tbl>
    <w:tbl>
      <w:tblPr>
        <w:tblStyle w:val="TabeladeGrade4-nfase3"/>
        <w:tblpPr w:leftFromText="141" w:rightFromText="141" w:vertAnchor="text" w:horzAnchor="margin" w:tblpY="302"/>
        <w:tblW w:w="0" w:type="auto"/>
        <w:tblLook w:val="0420" w:firstRow="1" w:lastRow="0" w:firstColumn="0" w:lastColumn="0" w:noHBand="0" w:noVBand="1"/>
      </w:tblPr>
      <w:tblGrid>
        <w:gridCol w:w="10480"/>
      </w:tblGrid>
      <w:tr w:rsidR="00437088" w:rsidRPr="00D55724" w14:paraId="3C02493D" w14:textId="77777777" w:rsidTr="00437088">
        <w:trPr>
          <w:cnfStyle w:val="100000000000" w:firstRow="1" w:lastRow="0" w:firstColumn="0" w:lastColumn="0" w:oddVBand="0" w:evenVBand="0" w:oddHBand="0" w:evenHBand="0" w:firstRowFirstColumn="0" w:firstRowLastColumn="0" w:lastRowFirstColumn="0" w:lastRowLastColumn="0"/>
          <w:trHeight w:val="403"/>
        </w:trPr>
        <w:tc>
          <w:tcPr>
            <w:tcW w:w="10480" w:type="dxa"/>
            <w:vAlign w:val="center"/>
          </w:tcPr>
          <w:permEnd w:id="666923960"/>
          <w:permEnd w:id="310325077"/>
          <w:p w14:paraId="02D18C5C" w14:textId="77777777" w:rsidR="00437088" w:rsidRPr="00D55724" w:rsidRDefault="00437088" w:rsidP="00437088">
            <w:pPr>
              <w:pStyle w:val="PargrafodaLista"/>
              <w:numPr>
                <w:ilvl w:val="0"/>
                <w:numId w:val="1"/>
              </w:numPr>
              <w:tabs>
                <w:tab w:val="left" w:pos="10490"/>
              </w:tabs>
              <w:rPr>
                <w:rFonts w:ascii="Garamond" w:hAnsi="Garamond" w:cs="Calibri"/>
                <w:color w:val="000000" w:themeColor="text1"/>
              </w:rPr>
            </w:pPr>
            <w:r w:rsidRPr="00D55724">
              <w:rPr>
                <w:rFonts w:ascii="Garamond" w:hAnsi="Garamond" w:cs="Calibri"/>
                <w:color w:val="000000" w:themeColor="text1"/>
              </w:rPr>
              <w:t xml:space="preserve">OBSERVAÇÕES/ ADITIVO </w:t>
            </w:r>
            <w:r w:rsidRPr="00D55724">
              <w:rPr>
                <w:rFonts w:ascii="Garamond" w:hAnsi="Garamond" w:cs="Calibri"/>
                <w:color w:val="000000" w:themeColor="text1"/>
              </w:rPr>
              <w:br w:type="page"/>
            </w:r>
          </w:p>
        </w:tc>
      </w:tr>
      <w:tr w:rsidR="00437088" w:rsidRPr="00D55724" w14:paraId="796BCB50" w14:textId="77777777" w:rsidTr="00437088">
        <w:trPr>
          <w:cnfStyle w:val="000000100000" w:firstRow="0" w:lastRow="0" w:firstColumn="0" w:lastColumn="0" w:oddVBand="0" w:evenVBand="0" w:oddHBand="1" w:evenHBand="0" w:firstRowFirstColumn="0" w:firstRowLastColumn="0" w:lastRowFirstColumn="0" w:lastRowLastColumn="0"/>
          <w:trHeight w:val="1728"/>
        </w:trPr>
        <w:tc>
          <w:tcPr>
            <w:tcW w:w="10480" w:type="dxa"/>
            <w:shd w:val="clear" w:color="auto" w:fill="F2F2F2" w:themeFill="background1" w:themeFillShade="F2"/>
          </w:tcPr>
          <w:p w14:paraId="3EC07C42" w14:textId="77777777" w:rsidR="00437088" w:rsidRPr="00D55724" w:rsidRDefault="00437088" w:rsidP="00437088">
            <w:pPr>
              <w:tabs>
                <w:tab w:val="left" w:pos="10490"/>
              </w:tabs>
              <w:spacing w:after="160" w:line="259" w:lineRule="auto"/>
              <w:ind w:left="-92"/>
              <w:rPr>
                <w:rFonts w:ascii="Garamond" w:hAnsi="Garamond" w:cs="Calibri"/>
              </w:rPr>
            </w:pPr>
            <w:r w:rsidRPr="00D55724">
              <w:rPr>
                <w:rFonts w:ascii="Garamond" w:hAnsi="Garamond" w:cs="Calibri"/>
              </w:rPr>
              <w:t xml:space="preserve">           </w:t>
            </w:r>
            <w:permStart w:id="1492285920" w:edGrp="everyone"/>
            <w:r w:rsidRPr="00D55724">
              <w:rPr>
                <w:rFonts w:ascii="Garamond" w:hAnsi="Garamond" w:cs="Calibri"/>
              </w:rPr>
              <w:t xml:space="preserve">         </w:t>
            </w:r>
            <w:permEnd w:id="1492285920"/>
          </w:p>
        </w:tc>
      </w:tr>
    </w:tbl>
    <w:p w14:paraId="29DEE7FE" w14:textId="5C1D9391" w:rsidR="0073399C" w:rsidRPr="00D55724" w:rsidRDefault="0073399C" w:rsidP="0073399C">
      <w:pPr>
        <w:rPr>
          <w:rFonts w:ascii="Garamond" w:hAnsi="Garamond"/>
        </w:rPr>
      </w:pPr>
    </w:p>
    <w:p w14:paraId="6409787D" w14:textId="3587CE78" w:rsidR="0073399C" w:rsidRPr="003F3F5E" w:rsidRDefault="0073399C" w:rsidP="0073399C">
      <w:pPr>
        <w:rPr>
          <w:rFonts w:ascii="Calibri" w:hAnsi="Calibri" w:cs="Calibri"/>
        </w:rPr>
      </w:pPr>
    </w:p>
    <w:p w14:paraId="5A604CDE" w14:textId="77777777" w:rsidR="0073399C" w:rsidRDefault="0073399C" w:rsidP="0073399C">
      <w:pPr>
        <w:rPr>
          <w:rFonts w:ascii="Calibri" w:hAnsi="Calibri" w:cs="Calibri"/>
        </w:rPr>
        <w:sectPr w:rsidR="0073399C" w:rsidSect="00437088">
          <w:pgSz w:w="11900" w:h="16840"/>
          <w:pgMar w:top="1249" w:right="702" w:bottom="609" w:left="708" w:header="708" w:footer="708" w:gutter="0"/>
          <w:cols w:space="708"/>
          <w:docGrid w:linePitch="360"/>
        </w:sectPr>
      </w:pPr>
    </w:p>
    <w:p w14:paraId="00F8B8ED" w14:textId="36089448" w:rsidR="00437088" w:rsidRDefault="00437088">
      <w:pPr>
        <w:rPr>
          <w:rFonts w:ascii="Garamond" w:hAnsi="Garamond" w:cs="Calibri"/>
          <w:b/>
          <w:bCs/>
          <w:sz w:val="26"/>
          <w:szCs w:val="26"/>
        </w:rPr>
      </w:pPr>
      <w:r w:rsidRPr="003F3F5E">
        <w:rPr>
          <w:rFonts w:ascii="Calibri" w:hAnsi="Calibri" w:cs="Calibri"/>
          <w:noProof/>
          <w:lang w:eastAsia="pt-BR"/>
        </w:rPr>
        <w:lastRenderedPageBreak/>
        <mc:AlternateContent>
          <mc:Choice Requires="wps">
            <w:drawing>
              <wp:anchor distT="0" distB="0" distL="114300" distR="114300" simplePos="0" relativeHeight="251659264" behindDoc="1" locked="0" layoutInCell="1" allowOverlap="1" wp14:anchorId="520E772A" wp14:editId="7D1CDD4E">
                <wp:simplePos x="0" y="0"/>
                <wp:positionH relativeFrom="column">
                  <wp:posOffset>-2612621</wp:posOffset>
                </wp:positionH>
                <wp:positionV relativeFrom="paragraph">
                  <wp:posOffset>3970416</wp:posOffset>
                </wp:positionV>
                <wp:extent cx="11990705" cy="2123658"/>
                <wp:effectExtent l="3269933" t="0" r="3331527" b="0"/>
                <wp:wrapNone/>
                <wp:docPr id="578080218" name="Caixa de Texto 578080218"/>
                <wp:cNvGraphicFramePr/>
                <a:graphic xmlns:a="http://schemas.openxmlformats.org/drawingml/2006/main">
                  <a:graphicData uri="http://schemas.microsoft.com/office/word/2010/wordprocessingShape">
                    <wps:wsp>
                      <wps:cNvSpPr txBox="1"/>
                      <wps:spPr>
                        <a:xfrm rot="18366475">
                          <a:off x="0" y="0"/>
                          <a:ext cx="11990705" cy="2123658"/>
                        </a:xfrm>
                        <a:prstGeom prst="rect">
                          <a:avLst/>
                        </a:prstGeom>
                        <a:solidFill>
                          <a:schemeClr val="lt1"/>
                        </a:solidFill>
                        <a:ln w="6350">
                          <a:noFill/>
                        </a:ln>
                      </wps:spPr>
                      <wps:txbx>
                        <w:txbxContent>
                          <w:p w14:paraId="77E8C44E" w14:textId="77777777" w:rsidR="0073399C" w:rsidRPr="001D0912" w:rsidRDefault="0073399C" w:rsidP="0073399C">
                            <w:pPr>
                              <w:jc w:val="center"/>
                              <w:rPr>
                                <w:rFonts w:ascii="Arial Black" w:hAnsi="Arial Black"/>
                                <w:b/>
                                <w:bCs/>
                                <w:color w:val="F2F2F2" w:themeColor="background1" w:themeShade="F2"/>
                                <w:sz w:val="240"/>
                                <w:szCs w:val="240"/>
                                <w14:textOutline w14:w="12700" w14:cap="rnd" w14:cmpd="sng" w14:algn="ctr">
                                  <w14:solidFill>
                                    <w14:schemeClr w14:val="accent3">
                                      <w14:lumMod w14:val="75000"/>
                                    </w14:schemeClr>
                                  </w14:solidFill>
                                  <w14:prstDash w14:val="solid"/>
                                  <w14:bevel/>
                                </w14:textOutline>
                              </w:rPr>
                            </w:pPr>
                            <w:r w:rsidRPr="001D0912">
                              <w:rPr>
                                <w:rFonts w:ascii="Arial Black" w:hAnsi="Arial Black"/>
                                <w:b/>
                                <w:bCs/>
                                <w:color w:val="F2F2F2" w:themeColor="background1" w:themeShade="F2"/>
                                <w:sz w:val="240"/>
                                <w:szCs w:val="240"/>
                                <w14:textOutline w14:w="12700" w14:cap="rnd" w14:cmpd="sng" w14:algn="ctr">
                                  <w14:solidFill>
                                    <w14:schemeClr w14:val="accent3">
                                      <w14:lumMod w14:val="75000"/>
                                    </w14:schemeClr>
                                  </w14:solidFill>
                                  <w14:prstDash w14:val="solid"/>
                                  <w14:bevel/>
                                </w14:textOutline>
                              </w:rPr>
                              <w:t>EM BRANCO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20E772A" id="_x0000_t202" coordsize="21600,21600" o:spt="202" path="m,l,21600r21600,l21600,xe">
                <v:stroke joinstyle="miter"/>
                <v:path gradientshapeok="t" o:connecttype="rect"/>
              </v:shapetype>
              <v:shape id="Caixa de Texto 578080218" o:spid="_x0000_s1026" type="#_x0000_t202" style="position:absolute;margin-left:-205.7pt;margin-top:312.65pt;width:944.15pt;height:167.2pt;rotation:-3531872fd;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" fillcolor="white [3201]" stroked="f" strokeweight=".5pt">
                <v:textbox>
                  <w:txbxContent>
                    <w:p w14:paraId="77E8C44E" w14:textId="77777777" w:rsidR="0073399C" w:rsidRPr="001D0912" w:rsidRDefault="0073399C" w:rsidP="0073399C">
                      <w:pPr>
                        <w:jc w:val="center"/>
                        <w:rPr>
                          <w:rFonts w:ascii="Arial Black" w:hAnsi="Arial Black"/>
                          <w:b/>
                          <w:bCs/>
                          <w:color w:val="F2F2F2" w:themeColor="background1" w:themeShade="F2"/>
                          <w:sz w:val="240"/>
                          <w:szCs w:val="240"/>
                          <w14:textOutline w14:w="12700" w14:cap="rnd" w14:cmpd="sng" w14:algn="ctr">
                            <w14:solidFill>
                              <w14:schemeClr w14:val="accent3">
                                <w14:lumMod w14:val="75000"/>
                              </w14:schemeClr>
                            </w14:solidFill>
                            <w14:prstDash w14:val="solid"/>
                            <w14:bevel/>
                          </w14:textOutline>
                        </w:rPr>
                      </w:pPr>
                      <w:r w:rsidRPr="001D0912">
                        <w:rPr>
                          <w:rFonts w:ascii="Arial Black" w:hAnsi="Arial Black"/>
                          <w:b/>
                          <w:bCs/>
                          <w:color w:val="F2F2F2" w:themeColor="background1" w:themeShade="F2"/>
                          <w:sz w:val="240"/>
                          <w:szCs w:val="240"/>
                          <w14:textOutline w14:w="12700" w14:cap="rnd" w14:cmpd="sng" w14:algn="ctr">
                            <w14:solidFill>
                              <w14:schemeClr w14:val="accent3">
                                <w14:lumMod w14:val="75000"/>
                              </w14:schemeClr>
                            </w14:solidFill>
                            <w14:prstDash w14:val="solid"/>
                            <w14:bevel/>
                          </w14:textOutline>
                        </w:rPr>
                        <w:t>EM BRANCO</w:t>
                      </w:r>
                    </w:p>
                  </w:txbxContent>
                </v:textbox>
              </v:shape>
            </w:pict>
          </mc:Fallback>
        </mc:AlternateContent>
      </w:r>
      <w:r>
        <w:rPr>
          <w:rFonts w:ascii="Garamond" w:hAnsi="Garamond" w:cs="Calibri"/>
          <w:b/>
          <w:bCs/>
          <w:sz w:val="26"/>
          <w:szCs w:val="26"/>
        </w:rPr>
        <w:br w:type="page"/>
      </w:r>
    </w:p>
    <w:p w14:paraId="3B71CB59" w14:textId="7F913705" w:rsidR="0073399C" w:rsidRPr="00793020" w:rsidRDefault="0073399C" w:rsidP="0073399C">
      <w:pPr>
        <w:jc w:val="center"/>
        <w:rPr>
          <w:rFonts w:ascii="Garamond" w:hAnsi="Garamond" w:cs="Calibri"/>
          <w:b/>
          <w:bCs/>
          <w:sz w:val="26"/>
          <w:szCs w:val="26"/>
        </w:rPr>
      </w:pPr>
      <w:r w:rsidRPr="00793020">
        <w:rPr>
          <w:rFonts w:ascii="Garamond" w:hAnsi="Garamond" w:cs="Calibri"/>
          <w:b/>
          <w:bCs/>
          <w:sz w:val="26"/>
          <w:szCs w:val="26"/>
        </w:rPr>
        <w:lastRenderedPageBreak/>
        <w:t>CONTRATO DE PRESTAÇÃO DE SERVIÇOS EDUCACIONAIS</w:t>
      </w:r>
    </w:p>
    <w:p w14:paraId="75A5BCD3" w14:textId="7CD48709" w:rsidR="00DA2E0D" w:rsidRPr="00793020" w:rsidRDefault="0073399C" w:rsidP="00DA2E0D">
      <w:pPr>
        <w:ind w:firstLine="708"/>
        <w:rPr>
          <w:rFonts w:ascii="Garamond" w:hAnsi="Garamond"/>
          <w:noProof/>
          <w:lang w:eastAsia="pt-BR"/>
        </w:rPr>
      </w:pPr>
      <w:r w:rsidRPr="00793020">
        <w:rPr>
          <w:rFonts w:ascii="Garamond" w:hAnsi="Garamond" w:cs="Calibri"/>
          <w:sz w:val="24"/>
          <w:szCs w:val="24"/>
        </w:rPr>
        <w:t xml:space="preserve">Pelo presente instrumento particular, </w:t>
      </w:r>
      <w:r w:rsidRPr="00793020">
        <w:rPr>
          <w:rFonts w:ascii="Garamond" w:hAnsi="Garamond" w:cs="Calibri"/>
          <w:b/>
          <w:bCs/>
          <w:sz w:val="24"/>
          <w:szCs w:val="24"/>
        </w:rPr>
        <w:t>CONTRATADA</w:t>
      </w:r>
      <w:r w:rsidRPr="00793020">
        <w:rPr>
          <w:rFonts w:ascii="Garamond" w:hAnsi="Garamond" w:cs="Calibri"/>
          <w:sz w:val="24"/>
          <w:szCs w:val="24"/>
        </w:rPr>
        <w:t xml:space="preserve"> e </w:t>
      </w:r>
      <w:r w:rsidRPr="00793020">
        <w:rPr>
          <w:rFonts w:ascii="Garamond" w:hAnsi="Garamond" w:cs="Calibri"/>
          <w:b/>
          <w:bCs/>
          <w:sz w:val="24"/>
          <w:szCs w:val="24"/>
        </w:rPr>
        <w:t>CONTRATANTE</w:t>
      </w:r>
      <w:r w:rsidRPr="00793020">
        <w:rPr>
          <w:rFonts w:ascii="Garamond" w:hAnsi="Garamond" w:cs="Calibri"/>
          <w:sz w:val="24"/>
          <w:szCs w:val="24"/>
        </w:rPr>
        <w:t xml:space="preserve"> têm, entre si, justas e contratadas, as cláusulas a seguir:</w:t>
      </w:r>
      <w:r w:rsidRPr="00793020">
        <w:rPr>
          <w:rFonts w:ascii="Garamond" w:hAnsi="Garamond"/>
          <w:noProof/>
          <w:lang w:eastAsia="pt-BR"/>
        </w:rPr>
        <w:t xml:space="preserve"> </w:t>
      </w:r>
    </w:p>
    <w:p w14:paraId="6008F7FB" w14:textId="77777777" w:rsidR="00A03B77" w:rsidRPr="00793020" w:rsidRDefault="00A03B77" w:rsidP="0020021D">
      <w:pPr>
        <w:jc w:val="both"/>
        <w:rPr>
          <w:rFonts w:ascii="Garamond" w:hAnsi="Garamond"/>
          <w:b/>
          <w:bCs/>
          <w:noProof/>
          <w:lang w:eastAsia="pt-BR"/>
        </w:rPr>
      </w:pPr>
    </w:p>
    <w:p w14:paraId="24C9DA26" w14:textId="77777777" w:rsidR="00A03B77" w:rsidRPr="00793020" w:rsidRDefault="00A03B77" w:rsidP="0020021D">
      <w:pPr>
        <w:jc w:val="both"/>
        <w:rPr>
          <w:rFonts w:ascii="Garamond" w:hAnsi="Garamond"/>
          <w:b/>
          <w:bCs/>
          <w:noProof/>
          <w:lang w:eastAsia="pt-BR"/>
        </w:rPr>
        <w:sectPr w:rsidR="00A03B77" w:rsidRPr="00793020" w:rsidSect="00A03B77">
          <w:pgSz w:w="11906" w:h="16838"/>
          <w:pgMar w:top="720" w:right="720" w:bottom="720" w:left="720" w:header="708" w:footer="708" w:gutter="0"/>
          <w:cols w:space="708"/>
          <w:docGrid w:linePitch="360"/>
        </w:sectPr>
      </w:pPr>
    </w:p>
    <w:p w14:paraId="63273BC3" w14:textId="77777777" w:rsidR="006B7ABA" w:rsidRPr="00793020" w:rsidRDefault="006B7ABA" w:rsidP="0020021D">
      <w:pPr>
        <w:jc w:val="both"/>
        <w:rPr>
          <w:rFonts w:ascii="Garamond" w:hAnsi="Garamond"/>
          <w:b/>
          <w:bCs/>
          <w:noProof/>
          <w:lang w:eastAsia="pt-BR"/>
        </w:rPr>
      </w:pPr>
      <w:r w:rsidRPr="00793020">
        <w:rPr>
          <w:rFonts w:ascii="Garamond" w:hAnsi="Garamond"/>
          <w:b/>
          <w:bCs/>
          <w:noProof/>
          <w:lang w:eastAsia="pt-BR"/>
        </w:rPr>
        <w:lastRenderedPageBreak/>
        <w:t>1. OBJETO DO CONTRATO</w:t>
      </w:r>
    </w:p>
    <w:p w14:paraId="12C764B7" w14:textId="77777777" w:rsidR="006B7ABA" w:rsidRPr="00793020" w:rsidRDefault="006B7ABA" w:rsidP="0020021D">
      <w:pPr>
        <w:jc w:val="both"/>
        <w:rPr>
          <w:rFonts w:ascii="Garamond" w:hAnsi="Garamond"/>
          <w:noProof/>
          <w:lang w:eastAsia="pt-BR"/>
        </w:rPr>
      </w:pPr>
      <w:r w:rsidRPr="00793020">
        <w:rPr>
          <w:rFonts w:ascii="Garamond" w:hAnsi="Garamond"/>
          <w:noProof/>
          <w:lang w:eastAsia="pt-BR"/>
        </w:rPr>
        <w:t>1.1.</w:t>
      </w:r>
      <w:r w:rsidRPr="00793020">
        <w:rPr>
          <w:rFonts w:ascii="Garamond" w:hAnsi="Garamond"/>
          <w:noProof/>
          <w:lang w:eastAsia="pt-BR"/>
        </w:rPr>
        <w:tab/>
        <w:t xml:space="preserve">O presente contrato tem como OBJETO a prestação, pela CONTRATADA ao(a) CONTRATANTE, dos serviços educacionais descritos no ITEM 3 – CURSO/ TREINAMENTO do Quadro de Resumo (“Serviços”), de acordo com o curso escolhido pelo(a) CONTRATANTE, conforme as diretrizes, normas e procedimentos estabelecidos pela CONTRATADA neste instrumento e adjacentes, mediante contraprestação avençada no ITEM 4 – PLANO FINANCEIRO do Quadro de Resumo e na Cláusula Terceira adiante. </w:t>
      </w:r>
    </w:p>
    <w:p w14:paraId="7DC8C3C6" w14:textId="77777777" w:rsidR="006B7ABA" w:rsidRPr="00793020" w:rsidRDefault="006B7ABA" w:rsidP="0020021D">
      <w:pPr>
        <w:jc w:val="both"/>
        <w:rPr>
          <w:rFonts w:ascii="Garamond" w:hAnsi="Garamond"/>
          <w:noProof/>
          <w:lang w:eastAsia="pt-BR"/>
        </w:rPr>
      </w:pPr>
      <w:r w:rsidRPr="00793020">
        <w:rPr>
          <w:rFonts w:ascii="Garamond" w:hAnsi="Garamond"/>
          <w:noProof/>
          <w:lang w:eastAsia="pt-BR"/>
        </w:rPr>
        <w:t>1.2.</w:t>
      </w:r>
      <w:r w:rsidRPr="00793020">
        <w:rPr>
          <w:rFonts w:ascii="Garamond" w:hAnsi="Garamond"/>
          <w:noProof/>
          <w:lang w:eastAsia="pt-BR"/>
        </w:rPr>
        <w:tab/>
        <w:t>O(s) Serviço(s) prestados pela CONTRATADA consistem em um método próprio de ensino, composto de aulas presenciais e material didático próprio, os quais são desenvolvidos de acordo com as características e objetivos do curso, sendo ambos constantemente atualizados (“Curso”).</w:t>
      </w:r>
    </w:p>
    <w:p w14:paraId="474DBA1D" w14:textId="77777777" w:rsidR="006B7ABA" w:rsidRPr="00793020" w:rsidRDefault="006B7ABA" w:rsidP="0020021D">
      <w:pPr>
        <w:jc w:val="both"/>
        <w:rPr>
          <w:rFonts w:ascii="Garamond" w:hAnsi="Garamond"/>
          <w:noProof/>
          <w:lang w:eastAsia="pt-BR"/>
        </w:rPr>
      </w:pPr>
      <w:r w:rsidRPr="00793020">
        <w:rPr>
          <w:rFonts w:ascii="Garamond" w:hAnsi="Garamond"/>
          <w:noProof/>
          <w:lang w:eastAsia="pt-BR"/>
        </w:rPr>
        <w:t>1.3.</w:t>
      </w:r>
      <w:r w:rsidRPr="00793020">
        <w:rPr>
          <w:rFonts w:ascii="Garamond" w:hAnsi="Garamond"/>
          <w:noProof/>
          <w:lang w:eastAsia="pt-BR"/>
        </w:rPr>
        <w:tab/>
        <w:t>O Curso é presencial, ressalvadas situações atípicas e excepcionais, bem como a ocorrência de qualquer outro fato ou ato, de ordem pública ou não, que restrinja, impeça ou inviabilize a sua realização nessa modalidade, ocasião em que o contrato ficará suspenso, por prazo indeterminado, até ser possível o restabelecimento das aulas presenciais.</w:t>
      </w:r>
    </w:p>
    <w:p w14:paraId="243EB01B" w14:textId="77777777" w:rsidR="006B7ABA" w:rsidRPr="00793020" w:rsidRDefault="006B7ABA" w:rsidP="0020021D">
      <w:pPr>
        <w:jc w:val="both"/>
        <w:rPr>
          <w:rFonts w:ascii="Garamond" w:hAnsi="Garamond"/>
          <w:noProof/>
          <w:lang w:eastAsia="pt-BR"/>
        </w:rPr>
      </w:pPr>
      <w:r w:rsidRPr="00793020">
        <w:rPr>
          <w:rFonts w:ascii="Garamond" w:hAnsi="Garamond"/>
          <w:noProof/>
          <w:lang w:eastAsia="pt-BR"/>
        </w:rPr>
        <w:t>1.4.</w:t>
      </w:r>
      <w:r w:rsidRPr="00793020">
        <w:rPr>
          <w:rFonts w:ascii="Garamond" w:hAnsi="Garamond"/>
          <w:noProof/>
          <w:lang w:eastAsia="pt-BR"/>
        </w:rPr>
        <w:tab/>
        <w:t>A prestação de serviços objeto deste Contrato se dará através da prestação de serviços educacionais, que ocorrerão no local indicado pela CONTRATADA.</w:t>
      </w:r>
    </w:p>
    <w:p w14:paraId="4C2D3721" w14:textId="57997601" w:rsidR="0020021D" w:rsidRPr="00793020" w:rsidRDefault="006B7ABA" w:rsidP="00793020">
      <w:pPr>
        <w:jc w:val="both"/>
        <w:rPr>
          <w:rFonts w:ascii="Garamond" w:hAnsi="Garamond"/>
          <w:noProof/>
          <w:lang w:eastAsia="pt-BR"/>
        </w:rPr>
      </w:pPr>
      <w:r w:rsidRPr="00793020">
        <w:rPr>
          <w:rFonts w:ascii="Garamond" w:hAnsi="Garamond"/>
          <w:noProof/>
          <w:lang w:eastAsia="pt-BR"/>
        </w:rPr>
        <w:t>1.5.</w:t>
      </w:r>
      <w:r w:rsidRPr="00793020">
        <w:rPr>
          <w:rFonts w:ascii="Garamond" w:hAnsi="Garamond"/>
          <w:noProof/>
          <w:lang w:eastAsia="pt-BR"/>
        </w:rPr>
        <w:tab/>
        <w:t>Fica o(a) CONTRATANTE, desde já, ciente que a CONTRATADA se reserva no direito de alterar o corpo docente, o conteúdo, a grade disciplinar e o calendário/cronograma, antes ou durante o seu andamento, de acordo com o seu único e exclusivo critério e/ou necessidade, inclusive, mas não se limitando, em virtude de indisponibilidade de professores ou de qualquer outro fator, sendo todas as modificações e adequações realizadas, dotadas da devida observância a manutenção do bom andamento e da metodologia basilar do curso.</w:t>
      </w:r>
    </w:p>
    <w:p w14:paraId="7404E8D7" w14:textId="583A35C2" w:rsidR="006B7ABA" w:rsidRPr="00793020" w:rsidRDefault="006B7ABA" w:rsidP="00793020">
      <w:pPr>
        <w:jc w:val="both"/>
        <w:rPr>
          <w:rFonts w:ascii="Garamond" w:hAnsi="Garamond"/>
          <w:b/>
          <w:bCs/>
          <w:noProof/>
          <w:lang w:eastAsia="pt-BR"/>
        </w:rPr>
      </w:pPr>
      <w:r w:rsidRPr="00793020">
        <w:rPr>
          <w:rFonts w:ascii="Garamond" w:hAnsi="Garamond"/>
          <w:b/>
        </w:rPr>
        <w:t>2</w:t>
      </w:r>
      <w:r w:rsidRPr="00793020">
        <w:rPr>
          <w:rFonts w:ascii="Garamond" w:hAnsi="Garamond"/>
          <w:b/>
          <w:bCs/>
          <w:noProof/>
          <w:lang w:eastAsia="pt-BR"/>
        </w:rPr>
        <w:t>. AULAS</w:t>
      </w:r>
    </w:p>
    <w:p w14:paraId="7BD3783D" w14:textId="77777777" w:rsidR="006B7ABA" w:rsidRPr="00793020" w:rsidRDefault="006B7ABA" w:rsidP="00A03B77">
      <w:pPr>
        <w:jc w:val="both"/>
        <w:rPr>
          <w:rFonts w:ascii="Garamond" w:hAnsi="Garamond"/>
        </w:rPr>
      </w:pPr>
      <w:r w:rsidRPr="00793020">
        <w:rPr>
          <w:rFonts w:ascii="Garamond" w:hAnsi="Garamond"/>
        </w:rPr>
        <w:t>2.1.</w:t>
      </w:r>
      <w:r w:rsidRPr="00793020">
        <w:rPr>
          <w:rFonts w:ascii="Garamond" w:hAnsi="Garamond"/>
        </w:rPr>
        <w:tab/>
        <w:t xml:space="preserve">A carga horária do curso contratado está descrita no ITEM 3 – CURSO/ TREINAMENTO do Quadro de Resumo. Dessa forma, o(a) CONTRATANTE fica, desde já, ciente que o início das aulas, independentemente de qualquer previsão fornecida e do disposto em qualquer outro documento, dependerá da formação da turma a partir do cumprimento do número mínimo de alunos que </w:t>
      </w:r>
      <w:r w:rsidRPr="00793020">
        <w:rPr>
          <w:rFonts w:ascii="Garamond" w:hAnsi="Garamond"/>
        </w:rPr>
        <w:lastRenderedPageBreak/>
        <w:t xml:space="preserve">precisam estar matriculados para viabilizar o curso e turma em questão, conforme critérios únicos e exclusivos da CONTRATADA, não podendo a CONTRATADA ser responsabilizada pela insuficiência de alunos matriculados.  </w:t>
      </w:r>
    </w:p>
    <w:p w14:paraId="1C138E0D" w14:textId="77777777" w:rsidR="006B7ABA" w:rsidRPr="00793020" w:rsidRDefault="006B7ABA" w:rsidP="00A03B77">
      <w:pPr>
        <w:jc w:val="both"/>
        <w:rPr>
          <w:rFonts w:ascii="Garamond" w:hAnsi="Garamond"/>
        </w:rPr>
      </w:pPr>
      <w:r w:rsidRPr="00793020">
        <w:rPr>
          <w:rFonts w:ascii="Garamond" w:hAnsi="Garamond"/>
        </w:rPr>
        <w:t>2.2.</w:t>
      </w:r>
      <w:r w:rsidRPr="00793020">
        <w:rPr>
          <w:rFonts w:ascii="Garamond" w:hAnsi="Garamond"/>
        </w:rPr>
        <w:tab/>
        <w:t>Caso não seja atingindo o número mínimo de alunos estabelecido para a formação de turma, a CONTRATADA se reserva no direito de suspender o início do curso/turma pelo período que for necessário ou optar pelo cancelamento do curso/turma, em qualquer das hipóteses, conferindo ao(a) CONTRATANTE a opção de escolher outro curso que esteja em comercialização e tenha vagas disponíveis, mediante o pagamento da diferença correspondente e aquisição do novo material.</w:t>
      </w:r>
    </w:p>
    <w:p w14:paraId="0CB09A5F" w14:textId="77777777" w:rsidR="006B7ABA" w:rsidRPr="00793020" w:rsidRDefault="006B7ABA" w:rsidP="00A03B77">
      <w:pPr>
        <w:jc w:val="both"/>
        <w:rPr>
          <w:rFonts w:ascii="Garamond" w:hAnsi="Garamond"/>
        </w:rPr>
      </w:pPr>
      <w:r w:rsidRPr="00793020">
        <w:rPr>
          <w:rFonts w:ascii="Garamond" w:hAnsi="Garamond"/>
        </w:rPr>
        <w:t>2.3.</w:t>
      </w:r>
      <w:r w:rsidRPr="00793020">
        <w:rPr>
          <w:rFonts w:ascii="Garamond" w:hAnsi="Garamond"/>
        </w:rPr>
        <w:tab/>
        <w:t>Se em até 90 (noventa) dias a turma do curso contratado não alcançar o quórum mínimo e não for possível a inserção do(a) CONTRATANTE em outras turmas, ele será informado e a CONTRATADA deverá realizar a devolução de valores efetivamente pagos, retendo, somente, o valor referente ao material didático já adquirido pelo aluno, com ressalva de eventuais comissões internas referente aos serviços já prestados.</w:t>
      </w:r>
    </w:p>
    <w:p w14:paraId="3140BF0D" w14:textId="77777777" w:rsidR="006B7ABA" w:rsidRPr="00793020" w:rsidRDefault="006B7ABA" w:rsidP="00A03B77">
      <w:pPr>
        <w:jc w:val="both"/>
        <w:rPr>
          <w:rFonts w:ascii="Garamond" w:hAnsi="Garamond"/>
        </w:rPr>
      </w:pPr>
      <w:r w:rsidRPr="00793020">
        <w:rPr>
          <w:rFonts w:ascii="Garamond" w:hAnsi="Garamond"/>
        </w:rPr>
        <w:t>2.4.</w:t>
      </w:r>
      <w:r w:rsidRPr="00793020">
        <w:rPr>
          <w:rFonts w:ascii="Garamond" w:hAnsi="Garamond"/>
        </w:rPr>
        <w:tab/>
        <w:t>A fim de que possa receber o certificado ao final do curso, o(a) CONTRATANTE deverá frequentar 100% (cem por cento) da carga horária estabelecida para ele, conforme disposto no Quadro de Resumo, sendo que na ocorrência de falta devidamente justificada, segundo a avaliação da CONTRATADA, o(à) CONTRATANTE poderá buscar, a sua livre iniciativa, a reposição das aulas eventualmente perdidas, junto a CONTRATADA, podendo a aula ser resposta em outros dias, horários e até mesmo turmas, conforme a disponibilidade de horários da CONTRATADA, sendo que, para que o(a) CONTRATANTE obtenha direito ao certificado, a reposição deve ocorrer em aula que a CONTRATADA determine como idêntica ou semelhante a perdida, se comprometendo, dessa forma, a CONTRATADA em repassar os dias e horários em que possa ser feita a reposição, quando houver, não sendo da sua responsabilidade a disponibilidade de aulas idênticas ou equivalentes para a reposição e aquisição do certificado, ainda que devido a ausência justificada do(a) CONTRATANTE em sua aula original.</w:t>
      </w:r>
    </w:p>
    <w:p w14:paraId="52391E26" w14:textId="672C4CB0" w:rsidR="0020021D" w:rsidRPr="00793020" w:rsidRDefault="0020021D" w:rsidP="00A03B77">
      <w:pPr>
        <w:jc w:val="both"/>
        <w:rPr>
          <w:rFonts w:ascii="Garamond" w:hAnsi="Garamond"/>
        </w:rPr>
      </w:pPr>
      <w:r w:rsidRPr="007157E1">
        <w:rPr>
          <w:rFonts w:ascii="Garamond" w:hAnsi="Garamond"/>
        </w:rPr>
        <w:t xml:space="preserve">2.5. Além do disposto nos itens 3.1 (quadro das horas) a CONTRATADA disponibiliza ao aluno, seguindo o calendário da unidade e o cronograma do curso, </w:t>
      </w:r>
      <w:r w:rsidR="000E41B2">
        <w:rPr>
          <w:rFonts w:ascii="Garamond" w:hAnsi="Garamond"/>
        </w:rPr>
        <w:t>4</w:t>
      </w:r>
      <w:r w:rsidR="00437088">
        <w:rPr>
          <w:rFonts w:ascii="Garamond" w:hAnsi="Garamond"/>
        </w:rPr>
        <w:t xml:space="preserve"> (</w:t>
      </w:r>
      <w:r w:rsidR="000E41B2">
        <w:rPr>
          <w:rFonts w:ascii="Garamond" w:hAnsi="Garamond"/>
        </w:rPr>
        <w:t>quatro</w:t>
      </w:r>
      <w:r w:rsidR="00437088">
        <w:rPr>
          <w:rFonts w:ascii="Garamond" w:hAnsi="Garamond"/>
        </w:rPr>
        <w:t>)</w:t>
      </w:r>
      <w:r w:rsidRPr="007157E1">
        <w:rPr>
          <w:rFonts w:ascii="Garamond" w:hAnsi="Garamond"/>
        </w:rPr>
        <w:t xml:space="preserve"> encontros individuais, denominados "mentorias", com duração de 1 hora cada. O</w:t>
      </w:r>
      <w:r w:rsidR="003B7171">
        <w:rPr>
          <w:rFonts w:ascii="Garamond" w:hAnsi="Garamond"/>
        </w:rPr>
        <w:t xml:space="preserve">(a) </w:t>
      </w:r>
      <w:r w:rsidRPr="007157E1">
        <w:rPr>
          <w:rFonts w:ascii="Garamond" w:hAnsi="Garamond"/>
        </w:rPr>
        <w:t xml:space="preserve">CONTRATANTE deverá </w:t>
      </w:r>
      <w:r w:rsidRPr="007157E1">
        <w:rPr>
          <w:rFonts w:ascii="Garamond" w:hAnsi="Garamond"/>
        </w:rPr>
        <w:lastRenderedPageBreak/>
        <w:t>agendar essas mentorias com antecedência junto à secretaria da CONTRATADA. Após o agendamento, o aluno deverá informar em caso de desistência com 24 horas de antecedência; caso contrário, a mentorias será considerada como realizada.</w:t>
      </w:r>
    </w:p>
    <w:p w14:paraId="44A60401" w14:textId="10FF06C2" w:rsidR="006B7ABA" w:rsidRPr="00793020" w:rsidRDefault="006B7ABA" w:rsidP="00A03B77">
      <w:pPr>
        <w:jc w:val="both"/>
        <w:rPr>
          <w:rFonts w:ascii="Garamond" w:hAnsi="Garamond"/>
          <w:b/>
          <w:bCs/>
        </w:rPr>
      </w:pPr>
      <w:r w:rsidRPr="00793020">
        <w:rPr>
          <w:rFonts w:ascii="Garamond" w:hAnsi="Garamond"/>
          <w:b/>
          <w:bCs/>
        </w:rPr>
        <w:t>3. PAGAMENTO</w:t>
      </w:r>
    </w:p>
    <w:p w14:paraId="2FF47ACC" w14:textId="451EBBF1" w:rsidR="006B7ABA" w:rsidRPr="00793020" w:rsidRDefault="006B7ABA" w:rsidP="00A03B77">
      <w:pPr>
        <w:jc w:val="both"/>
        <w:rPr>
          <w:rFonts w:ascii="Garamond" w:hAnsi="Garamond"/>
        </w:rPr>
      </w:pPr>
      <w:r w:rsidRPr="00793020">
        <w:rPr>
          <w:rFonts w:ascii="Garamond" w:hAnsi="Garamond"/>
        </w:rPr>
        <w:t>3.1.</w:t>
      </w:r>
      <w:r w:rsidRPr="00793020">
        <w:rPr>
          <w:rFonts w:ascii="Garamond" w:hAnsi="Garamond"/>
        </w:rPr>
        <w:tab/>
        <w:t xml:space="preserve">Pelos serviços prestados, o(a) CONTRATANTE pagará o valor total relacionado no ITEM 4 – PLANO FINANCEIRO do Quadro de Resumo. Estão incluídos na prestação de serviços a matrícula, o curso e seu respectivo material didático, devidamente atualizado. O valor total corresponde ao curso adquirido e respectivos serviços e materiais correlatos prestados e fornecidos respectivamente nos termos e forma ajustados diretamente com a CONTRATADA, dispostos no mesmo ITEM 4 e complementados no ITEM 5 do Quadro de Resumo supracitado. </w:t>
      </w:r>
    </w:p>
    <w:p w14:paraId="158E9415" w14:textId="77777777" w:rsidR="006B7ABA" w:rsidRPr="00793020" w:rsidRDefault="006B7ABA" w:rsidP="00A03B77">
      <w:pPr>
        <w:jc w:val="both"/>
        <w:rPr>
          <w:rFonts w:ascii="Garamond" w:hAnsi="Garamond"/>
        </w:rPr>
      </w:pPr>
      <w:r w:rsidRPr="00793020">
        <w:rPr>
          <w:rFonts w:ascii="Garamond" w:hAnsi="Garamond"/>
        </w:rPr>
        <w:t>3.2.</w:t>
      </w:r>
      <w:r w:rsidRPr="00793020">
        <w:rPr>
          <w:rFonts w:ascii="Garamond" w:hAnsi="Garamond"/>
        </w:rPr>
        <w:tab/>
        <w:t xml:space="preserve">O(A) CONTRATANTE declara, desde já, ciência de que existe, nos termos deste Contrato, tão somente, um valor integral, estipulado como o Valor Total no PLANO FINANCEIRO, o qual pode ou não ser subdividido em parcelas, sob o qual o(a) CONTRATANTE se obriga a quitar em sua integralidade desde a assinatura deste instrumento. Ao contratar o plano, o(a) CONTRATANTE fica vinculado(a) a pagá-lo em sua integralidade e, ao deixar de pagar as parcelas, mesmo que deixe de frequentar o curso, restará em débito com a CONTRATADA. Está ciente, ainda, que o pagamento aqui pactuado e disposto em números no Quadro de Resumo não se trata, de forma alguma de pagamento de mensalidade, não havendo, portanto, subdivisão proporcional da sua obrigação de pagar nesse sentido ou qualquer entendimento quanto a eventual obrigação gradual e meramente mensal da CONTRATANTE com a quitação dos valores eventualmente estabelecidos em parcelas. </w:t>
      </w:r>
    </w:p>
    <w:p w14:paraId="6972219F" w14:textId="77777777" w:rsidR="006B7ABA" w:rsidRPr="00793020" w:rsidRDefault="006B7ABA" w:rsidP="00A03B77">
      <w:pPr>
        <w:jc w:val="both"/>
        <w:rPr>
          <w:rFonts w:ascii="Garamond" w:hAnsi="Garamond"/>
        </w:rPr>
      </w:pPr>
      <w:r w:rsidRPr="00793020">
        <w:rPr>
          <w:rFonts w:ascii="Garamond" w:hAnsi="Garamond"/>
        </w:rPr>
        <w:t>3.3.</w:t>
      </w:r>
      <w:r w:rsidRPr="00793020">
        <w:rPr>
          <w:rFonts w:ascii="Garamond" w:hAnsi="Garamond"/>
        </w:rPr>
        <w:tab/>
        <w:t>O não comparecimento do CONTRATANTE às aulas não dá a ele o direito à recusa de pagamento das parcelas devidas. Ou seja, uma vez matriculado, o CONTRATANTE se obriga ao pagamento integral do serviço contratado, salvo disposições em contrário.</w:t>
      </w:r>
    </w:p>
    <w:p w14:paraId="1742AEEB" w14:textId="77777777" w:rsidR="006B7ABA" w:rsidRPr="00793020" w:rsidRDefault="006B7ABA" w:rsidP="00A03B77">
      <w:pPr>
        <w:jc w:val="both"/>
        <w:rPr>
          <w:rFonts w:ascii="Garamond" w:hAnsi="Garamond"/>
        </w:rPr>
      </w:pPr>
      <w:r w:rsidRPr="00793020">
        <w:rPr>
          <w:rFonts w:ascii="Garamond" w:hAnsi="Garamond"/>
        </w:rPr>
        <w:t>3.4.</w:t>
      </w:r>
      <w:r w:rsidRPr="00793020">
        <w:rPr>
          <w:rFonts w:ascii="Garamond" w:hAnsi="Garamond"/>
        </w:rPr>
        <w:tab/>
        <w:t>Em caso de parcelamento, os pagamentos ficarão programados para o mesmo dia dos meses subsequentes até que se findem as parcelas. Ainda que o parcelamento ultrapasse o prazo de duração do curso, ou que o CONTRATANTE opte por trancá-lo, o CONTRATANTE continuará obrigado ao cumprimento de todas as obrigações até o adimplemento da última parcela. Caso o vencimento da parcela recaia em finais de semana ou feriados, ele será automaticamente para o primeiro dia útil subsequente.</w:t>
      </w:r>
    </w:p>
    <w:p w14:paraId="6AD6B756" w14:textId="77777777" w:rsidR="006B7ABA" w:rsidRPr="00793020" w:rsidRDefault="006B7ABA" w:rsidP="00A03B77">
      <w:pPr>
        <w:jc w:val="both"/>
        <w:rPr>
          <w:rFonts w:ascii="Garamond" w:hAnsi="Garamond"/>
        </w:rPr>
      </w:pPr>
      <w:r w:rsidRPr="00793020">
        <w:rPr>
          <w:rFonts w:ascii="Garamond" w:hAnsi="Garamond"/>
        </w:rPr>
        <w:t>3.5.</w:t>
      </w:r>
      <w:r w:rsidRPr="00793020">
        <w:rPr>
          <w:rFonts w:ascii="Garamond" w:hAnsi="Garamond"/>
        </w:rPr>
        <w:tab/>
        <w:t xml:space="preserve">Havendo atraso no pagamento de qualquer parcela, será acrescido no valor 2% (dois por cento) de multa contratual, 1% (um por cento) ao mês de juros de </w:t>
      </w:r>
      <w:r w:rsidRPr="00793020">
        <w:rPr>
          <w:rFonts w:ascii="Garamond" w:hAnsi="Garamond"/>
        </w:rPr>
        <w:lastRenderedPageBreak/>
        <w:t>mora, além da correspondente atualização monetária, com base no INPC ou outro índice que venha substituí-lo, sem prejuízo do CONTRATANTE responder, ainda, no caso de parcelas com 90 (noventa) dias de atraso ou mais, por todas as despesas referentes à cobrança, fixando desde já, os honorários advocatícios em 20% (vinte por cento), independente da cobrança se dar por meios administrativos ou judiciais.</w:t>
      </w:r>
    </w:p>
    <w:p w14:paraId="36BDC8A7" w14:textId="77777777" w:rsidR="006B7ABA" w:rsidRPr="00793020" w:rsidRDefault="006B7ABA" w:rsidP="00A03B77">
      <w:pPr>
        <w:jc w:val="both"/>
        <w:rPr>
          <w:rFonts w:ascii="Garamond" w:hAnsi="Garamond"/>
        </w:rPr>
      </w:pPr>
      <w:r w:rsidRPr="00793020">
        <w:rPr>
          <w:rFonts w:ascii="Garamond" w:hAnsi="Garamond"/>
        </w:rPr>
        <w:t>3.6.</w:t>
      </w:r>
      <w:r w:rsidRPr="00793020">
        <w:rPr>
          <w:rFonts w:ascii="Garamond" w:hAnsi="Garamond"/>
        </w:rPr>
        <w:tab/>
        <w:t>Para adesão a este Contrato, o(a) CONTRATANTE não deve estar inadimplente com a CONTRATADA, ou possuir dívida contraída direta ou indiretamente em decorrência da contratação de quaisquer de seus serviços, ainda que prestados por quaisquer de suas franqueadas ou escolas.</w:t>
      </w:r>
    </w:p>
    <w:p w14:paraId="64687071" w14:textId="77777777" w:rsidR="006B7ABA" w:rsidRPr="00793020" w:rsidRDefault="006B7ABA" w:rsidP="00A03B77">
      <w:pPr>
        <w:jc w:val="both"/>
        <w:rPr>
          <w:rFonts w:ascii="Garamond" w:hAnsi="Garamond"/>
        </w:rPr>
      </w:pPr>
      <w:r w:rsidRPr="00793020">
        <w:rPr>
          <w:rFonts w:ascii="Garamond" w:hAnsi="Garamond"/>
        </w:rPr>
        <w:t>3.7.</w:t>
      </w:r>
      <w:r w:rsidRPr="00793020">
        <w:rPr>
          <w:rFonts w:ascii="Garamond" w:hAnsi="Garamond"/>
        </w:rPr>
        <w:tab/>
        <w:t>Havendo atraso do pagamento superior a 90 (noventa) dias, o(a) CONTRATANTE fica ciente de que a CONTRATADA, através deste Contrato, a proceder na forma adiante explicitada:</w:t>
      </w:r>
    </w:p>
    <w:p w14:paraId="665FBAF3" w14:textId="77777777" w:rsidR="006B7ABA" w:rsidRPr="00793020" w:rsidRDefault="006B7ABA" w:rsidP="00793020">
      <w:pPr>
        <w:jc w:val="both"/>
        <w:rPr>
          <w:rFonts w:ascii="Garamond" w:hAnsi="Garamond"/>
        </w:rPr>
      </w:pPr>
      <w:r w:rsidRPr="00793020">
        <w:rPr>
          <w:rFonts w:ascii="Garamond" w:hAnsi="Garamond"/>
        </w:rPr>
        <w:t>a)</w:t>
      </w:r>
      <w:r w:rsidRPr="00793020">
        <w:rPr>
          <w:rFonts w:ascii="Garamond" w:hAnsi="Garamond"/>
        </w:rPr>
        <w:tab/>
        <w:t>Negativar o devedor em cadastros ou serviços legalmente constituídos e destinados à proteção ao crédito, Serasa, SPC e outros;</w:t>
      </w:r>
    </w:p>
    <w:p w14:paraId="0193DD3D" w14:textId="77777777" w:rsidR="006B7ABA" w:rsidRPr="00793020" w:rsidRDefault="006B7ABA" w:rsidP="00793020">
      <w:pPr>
        <w:jc w:val="both"/>
        <w:rPr>
          <w:rFonts w:ascii="Garamond" w:hAnsi="Garamond"/>
        </w:rPr>
      </w:pPr>
      <w:r w:rsidRPr="00793020">
        <w:rPr>
          <w:rFonts w:ascii="Garamond" w:hAnsi="Garamond"/>
        </w:rPr>
        <w:t>b)</w:t>
      </w:r>
      <w:r w:rsidRPr="00793020">
        <w:rPr>
          <w:rFonts w:ascii="Garamond" w:hAnsi="Garamond"/>
        </w:rPr>
        <w:tab/>
        <w:t>Promover o protesto da dívida, mediante duplicata de serviços, nota promissória, letra de câmbio ou outro título de crédito legalmente admitido;</w:t>
      </w:r>
    </w:p>
    <w:p w14:paraId="209B2249" w14:textId="77777777" w:rsidR="006B7ABA" w:rsidRPr="00793020" w:rsidRDefault="006B7ABA" w:rsidP="00793020">
      <w:pPr>
        <w:jc w:val="both"/>
        <w:rPr>
          <w:rFonts w:ascii="Garamond" w:hAnsi="Garamond"/>
        </w:rPr>
      </w:pPr>
      <w:r w:rsidRPr="00793020">
        <w:rPr>
          <w:rFonts w:ascii="Garamond" w:hAnsi="Garamond"/>
        </w:rPr>
        <w:t>c)</w:t>
      </w:r>
      <w:r w:rsidRPr="00793020">
        <w:rPr>
          <w:rFonts w:ascii="Garamond" w:hAnsi="Garamond"/>
        </w:rPr>
        <w:tab/>
        <w:t xml:space="preserve">Promover cobrança extrajudicial através de advogados ou empresas especializadas; </w:t>
      </w:r>
    </w:p>
    <w:p w14:paraId="7A7F1C0A" w14:textId="77777777" w:rsidR="006B7ABA" w:rsidRPr="00793020" w:rsidRDefault="006B7ABA" w:rsidP="00793020">
      <w:pPr>
        <w:jc w:val="both"/>
        <w:rPr>
          <w:rFonts w:ascii="Garamond" w:hAnsi="Garamond"/>
        </w:rPr>
      </w:pPr>
      <w:r w:rsidRPr="00793020">
        <w:rPr>
          <w:rFonts w:ascii="Garamond" w:hAnsi="Garamond"/>
        </w:rPr>
        <w:t>d)</w:t>
      </w:r>
      <w:r w:rsidRPr="00793020">
        <w:rPr>
          <w:rFonts w:ascii="Garamond" w:hAnsi="Garamond"/>
        </w:rPr>
        <w:tab/>
        <w:t>Promover a cobrança judicial através de ação cabível; e</w:t>
      </w:r>
    </w:p>
    <w:p w14:paraId="7963A8F2" w14:textId="77777777" w:rsidR="006B7ABA" w:rsidRPr="00793020" w:rsidRDefault="006B7ABA" w:rsidP="00793020">
      <w:pPr>
        <w:jc w:val="both"/>
        <w:rPr>
          <w:rFonts w:ascii="Garamond" w:hAnsi="Garamond"/>
        </w:rPr>
      </w:pPr>
      <w:r w:rsidRPr="00793020">
        <w:rPr>
          <w:rFonts w:ascii="Garamond" w:hAnsi="Garamond"/>
        </w:rPr>
        <w:t>e)</w:t>
      </w:r>
      <w:r w:rsidRPr="00793020">
        <w:rPr>
          <w:rFonts w:ascii="Garamond" w:hAnsi="Garamond"/>
        </w:rPr>
        <w:tab/>
        <w:t>Não renovar ou realizar qualquer matrícula do aluno em caso de inadimplência.</w:t>
      </w:r>
    </w:p>
    <w:p w14:paraId="16F75FE3" w14:textId="52BEB543" w:rsidR="0020021D" w:rsidRPr="00793020" w:rsidRDefault="006B7ABA" w:rsidP="0020021D">
      <w:pPr>
        <w:jc w:val="both"/>
        <w:rPr>
          <w:rFonts w:ascii="Garamond" w:hAnsi="Garamond"/>
        </w:rPr>
      </w:pPr>
      <w:r w:rsidRPr="00793020">
        <w:rPr>
          <w:rFonts w:ascii="Garamond" w:hAnsi="Garamond"/>
        </w:rPr>
        <w:t>3.8.</w:t>
      </w:r>
      <w:r w:rsidRPr="00793020">
        <w:rPr>
          <w:rFonts w:ascii="Garamond" w:hAnsi="Garamond"/>
        </w:rPr>
        <w:tab/>
        <w:t>Ocorrendo pagamento ou negociação dos débitos e havendo parcelas protestadas, é do(a) CONTRATANTE a responsabilidade única e exclusiva de baixar o protesto, arcando com todos os custos do cartório.</w:t>
      </w:r>
    </w:p>
    <w:p w14:paraId="0E796288" w14:textId="41FCB6A3" w:rsidR="006B7ABA" w:rsidRPr="00793020" w:rsidRDefault="006B7ABA" w:rsidP="00793020">
      <w:pPr>
        <w:spacing w:after="0" w:line="240" w:lineRule="auto"/>
        <w:jc w:val="both"/>
        <w:textDirection w:val="btLr"/>
        <w:rPr>
          <w:rFonts w:ascii="Garamond" w:hAnsi="Garamond"/>
          <w:b/>
          <w:bCs/>
        </w:rPr>
      </w:pPr>
      <w:r w:rsidRPr="00793020">
        <w:rPr>
          <w:rFonts w:ascii="Garamond" w:hAnsi="Garamond"/>
          <w:b/>
          <w:bCs/>
          <w:sz w:val="24"/>
        </w:rPr>
        <w:t>4. MATERIAL DIDÁTICO</w:t>
      </w:r>
    </w:p>
    <w:p w14:paraId="2A9BD937" w14:textId="77777777" w:rsidR="00793020" w:rsidRDefault="00793020" w:rsidP="00793020">
      <w:pPr>
        <w:spacing w:after="0" w:line="240" w:lineRule="auto"/>
        <w:jc w:val="both"/>
        <w:rPr>
          <w:rFonts w:ascii="Garamond" w:hAnsi="Garamond"/>
        </w:rPr>
      </w:pPr>
    </w:p>
    <w:p w14:paraId="3FF1E8CD" w14:textId="31C3C5BD" w:rsidR="006B7ABA" w:rsidRPr="00793020" w:rsidRDefault="006B7ABA" w:rsidP="00793020">
      <w:pPr>
        <w:spacing w:after="0" w:line="240" w:lineRule="auto"/>
        <w:jc w:val="both"/>
        <w:rPr>
          <w:rFonts w:ascii="Garamond" w:hAnsi="Garamond"/>
        </w:rPr>
      </w:pPr>
      <w:r w:rsidRPr="00793020">
        <w:rPr>
          <w:rFonts w:ascii="Garamond" w:hAnsi="Garamond"/>
        </w:rPr>
        <w:t>4.1.</w:t>
      </w:r>
      <w:r w:rsidRPr="00793020">
        <w:rPr>
          <w:rFonts w:ascii="Garamond" w:hAnsi="Garamond"/>
        </w:rPr>
        <w:tab/>
        <w:t>Ao formalizar este Contrato o CONTRATANTE deverá adquirir seu material didático completo e atualizado, correspondente a</w:t>
      </w:r>
      <w:r w:rsidR="003B7171">
        <w:rPr>
          <w:rFonts w:ascii="Garamond" w:hAnsi="Garamond"/>
        </w:rPr>
        <w:t xml:space="preserve">o curso </w:t>
      </w:r>
      <w:r w:rsidRPr="00793020">
        <w:rPr>
          <w:rFonts w:ascii="Garamond" w:hAnsi="Garamond"/>
        </w:rPr>
        <w:t>na qual se matriculou,</w:t>
      </w:r>
      <w:r w:rsidR="003B7171">
        <w:rPr>
          <w:rFonts w:ascii="Garamond" w:hAnsi="Garamond"/>
        </w:rPr>
        <w:t xml:space="preserve"> </w:t>
      </w:r>
      <w:r w:rsidR="00793020">
        <w:rPr>
          <w:rFonts w:ascii="Garamond" w:hAnsi="Garamond"/>
        </w:rPr>
        <w:t>adquirido através do</w:t>
      </w:r>
      <w:r w:rsidR="003B7171">
        <w:rPr>
          <w:rFonts w:ascii="Garamond" w:hAnsi="Garamond"/>
        </w:rPr>
        <w:t xml:space="preserve"> link do</w:t>
      </w:r>
      <w:r w:rsidR="00793020">
        <w:rPr>
          <w:rFonts w:ascii="Garamond" w:hAnsi="Garamond"/>
        </w:rPr>
        <w:t xml:space="preserve"> </w:t>
      </w:r>
      <w:r w:rsidR="003B7171">
        <w:rPr>
          <w:rFonts w:ascii="Garamond" w:hAnsi="Garamond"/>
        </w:rPr>
        <w:t>portal de material didático Vox2you (</w:t>
      </w:r>
      <w:hyperlink r:id="rId9" w:history="1">
        <w:r w:rsidR="003B7171" w:rsidRPr="00762707">
          <w:rPr>
            <w:rStyle w:val="Hyperlink"/>
            <w:rFonts w:ascii="Garamond" w:hAnsi="Garamond"/>
          </w:rPr>
          <w:t>https://www.materiais.vox2you.com.br/</w:t>
        </w:r>
      </w:hyperlink>
      <w:r w:rsidR="003B7171">
        <w:rPr>
          <w:rFonts w:ascii="Garamond" w:hAnsi="Garamond"/>
        </w:rPr>
        <w:t>), disponibilizado pela CONTRATADA</w:t>
      </w:r>
      <w:r w:rsidR="00793020">
        <w:rPr>
          <w:rFonts w:ascii="Garamond" w:hAnsi="Garamond"/>
        </w:rPr>
        <w:t>.</w:t>
      </w:r>
      <w:r w:rsidR="003B7171">
        <w:rPr>
          <w:rFonts w:ascii="Garamond" w:hAnsi="Garamond"/>
        </w:rPr>
        <w:t xml:space="preserve"> </w:t>
      </w:r>
    </w:p>
    <w:p w14:paraId="53F021D7" w14:textId="77777777" w:rsidR="006B7ABA" w:rsidRPr="00793020" w:rsidRDefault="006B7ABA" w:rsidP="00A03B77">
      <w:pPr>
        <w:jc w:val="both"/>
        <w:rPr>
          <w:rFonts w:ascii="Garamond" w:hAnsi="Garamond"/>
        </w:rPr>
      </w:pPr>
      <w:r w:rsidRPr="00793020">
        <w:rPr>
          <w:rFonts w:ascii="Garamond" w:hAnsi="Garamond"/>
        </w:rPr>
        <w:t>4.2.</w:t>
      </w:r>
      <w:r w:rsidRPr="00793020">
        <w:rPr>
          <w:rFonts w:ascii="Garamond" w:hAnsi="Garamond"/>
        </w:rPr>
        <w:tab/>
        <w:t xml:space="preserve">O CONTRATANTE reconhece e está ciente de que é essencial, para o efetivo aproveitamento do curso e coleta dos resultados almejados, o uso do material devidamente atualizado e adquirido na forma deste Contrato, uma vez que este é imprescindível para a boa e adequada prestação de serviços, assim, a CONTRATADA não pode garantir os resultados almejados mediante a utilização de materiais diversos, </w:t>
      </w:r>
      <w:r w:rsidRPr="00793020">
        <w:rPr>
          <w:rFonts w:ascii="Garamond" w:hAnsi="Garamond"/>
        </w:rPr>
        <w:lastRenderedPageBreak/>
        <w:t>utilizados em turmas anteriores ou por outros alunos desistentes daquela mesma turma, em sala de aula, uma vez que essa diversificação de um material cuidadosamente pensado de forma especializada para cada turma pode prejudicar a sua didática e qualidade da aula apresentada e preparada para o material correspondente e adequado.</w:t>
      </w:r>
    </w:p>
    <w:p w14:paraId="7CCBCB40" w14:textId="346C8AEA" w:rsidR="006B7ABA" w:rsidRPr="007157E1" w:rsidRDefault="006B7ABA" w:rsidP="00A03B77">
      <w:pPr>
        <w:jc w:val="both"/>
        <w:rPr>
          <w:rFonts w:ascii="Garamond" w:hAnsi="Garamond"/>
        </w:rPr>
      </w:pPr>
      <w:r w:rsidRPr="00793020">
        <w:rPr>
          <w:rFonts w:ascii="Garamond" w:hAnsi="Garamond"/>
        </w:rPr>
        <w:t>4.3.</w:t>
      </w:r>
      <w:r w:rsidRPr="00793020">
        <w:rPr>
          <w:rFonts w:ascii="Garamond" w:hAnsi="Garamond"/>
        </w:rPr>
        <w:tab/>
        <w:t xml:space="preserve">Em caso de perda e/ou extravio de material didático, o(a) </w:t>
      </w:r>
      <w:r w:rsidR="001E560B">
        <w:rPr>
          <w:rFonts w:ascii="Garamond" w:hAnsi="Garamond"/>
        </w:rPr>
        <w:t>a</w:t>
      </w:r>
      <w:r w:rsidRPr="00793020">
        <w:rPr>
          <w:rFonts w:ascii="Garamond" w:hAnsi="Garamond"/>
        </w:rPr>
        <w:t xml:space="preserve">luno(a) CONTRATANTE deverá requisitar nova apostila e/ou livro junto à secretaria da CONTRATADA, sendo cobrado o valor individual para cada apostila e/ou livro, a ser informado mediante </w:t>
      </w:r>
      <w:r w:rsidRPr="007157E1">
        <w:rPr>
          <w:rFonts w:ascii="Garamond" w:hAnsi="Garamond"/>
        </w:rPr>
        <w:t>consulta no ato de solicitação e aquisição da segunda via.</w:t>
      </w:r>
    </w:p>
    <w:p w14:paraId="3361E918" w14:textId="34B8A3EC" w:rsidR="006B7ABA" w:rsidRPr="00793020" w:rsidRDefault="00A03B77" w:rsidP="00A03B77">
      <w:pPr>
        <w:jc w:val="both"/>
        <w:rPr>
          <w:rFonts w:ascii="Garamond" w:hAnsi="Garamond"/>
          <w:b/>
          <w:bCs/>
        </w:rPr>
      </w:pPr>
      <w:r w:rsidRPr="007157E1">
        <w:rPr>
          <w:rFonts w:ascii="Garamond" w:hAnsi="Garamond"/>
          <w:b/>
          <w:bCs/>
        </w:rPr>
        <w:t>5. VIGÊNCIA, RESCISÃO E MULTA</w:t>
      </w:r>
    </w:p>
    <w:p w14:paraId="5826438B" w14:textId="368B4435" w:rsidR="006B7ABA" w:rsidRPr="00793020" w:rsidRDefault="00A03B77" w:rsidP="00A03B77">
      <w:pPr>
        <w:jc w:val="both"/>
        <w:rPr>
          <w:rFonts w:ascii="Garamond" w:hAnsi="Garamond"/>
        </w:rPr>
      </w:pPr>
      <w:r w:rsidRPr="00793020">
        <w:rPr>
          <w:rFonts w:ascii="Garamond" w:hAnsi="Garamond"/>
        </w:rPr>
        <w:t>5</w:t>
      </w:r>
      <w:r w:rsidR="006B7ABA" w:rsidRPr="00793020">
        <w:rPr>
          <w:rFonts w:ascii="Garamond" w:hAnsi="Garamond"/>
        </w:rPr>
        <w:t>.1.</w:t>
      </w:r>
      <w:r w:rsidR="006B7ABA" w:rsidRPr="00793020">
        <w:rPr>
          <w:rFonts w:ascii="Garamond" w:hAnsi="Garamond"/>
        </w:rPr>
        <w:tab/>
        <w:t xml:space="preserve">O presente Contrato terá sua vigência da data de sua assinatura até o(a) CONTRATANTE concluir o curso descrito no item 1 da Cláusula Primeira ou do esgotamento do </w:t>
      </w:r>
      <w:r w:rsidR="001E560B">
        <w:rPr>
          <w:rFonts w:ascii="Garamond" w:hAnsi="Garamond"/>
        </w:rPr>
        <w:t>p</w:t>
      </w:r>
      <w:r w:rsidR="006B7ABA" w:rsidRPr="00793020">
        <w:rPr>
          <w:rFonts w:ascii="Garamond" w:hAnsi="Garamond"/>
        </w:rPr>
        <w:t xml:space="preserve">razo </w:t>
      </w:r>
      <w:r w:rsidR="005F4B4F" w:rsidRPr="00793020">
        <w:rPr>
          <w:rFonts w:ascii="Garamond" w:hAnsi="Garamond"/>
        </w:rPr>
        <w:t xml:space="preserve">de </w:t>
      </w:r>
      <w:r w:rsidR="005F2382">
        <w:rPr>
          <w:rFonts w:ascii="Garamond" w:hAnsi="Garamond"/>
        </w:rPr>
        <w:t>1</w:t>
      </w:r>
      <w:r w:rsidR="000E41B2">
        <w:rPr>
          <w:rFonts w:ascii="Garamond" w:hAnsi="Garamond"/>
        </w:rPr>
        <w:t>8</w:t>
      </w:r>
      <w:r w:rsidR="00437088">
        <w:rPr>
          <w:rFonts w:ascii="Garamond" w:hAnsi="Garamond"/>
        </w:rPr>
        <w:t xml:space="preserve"> (</w:t>
      </w:r>
      <w:r w:rsidR="000E41B2">
        <w:rPr>
          <w:rFonts w:ascii="Garamond" w:hAnsi="Garamond"/>
        </w:rPr>
        <w:t>dezoito</w:t>
      </w:r>
      <w:r w:rsidR="00437088">
        <w:rPr>
          <w:rFonts w:ascii="Garamond" w:hAnsi="Garamond"/>
        </w:rPr>
        <w:t>) meses</w:t>
      </w:r>
      <w:r w:rsidR="005F4B4F" w:rsidRPr="00793020">
        <w:rPr>
          <w:rFonts w:ascii="Garamond" w:hAnsi="Garamond"/>
        </w:rPr>
        <w:t xml:space="preserve">, </w:t>
      </w:r>
      <w:r w:rsidR="006B7ABA" w:rsidRPr="00793020">
        <w:rPr>
          <w:rFonts w:ascii="Garamond" w:hAnsi="Garamond"/>
        </w:rPr>
        <w:t xml:space="preserve">ficando ajustado entre as partes que </w:t>
      </w:r>
      <w:r w:rsidRPr="00793020">
        <w:rPr>
          <w:rFonts w:ascii="Garamond" w:hAnsi="Garamond"/>
        </w:rPr>
        <w:t>o início das aulas será</w:t>
      </w:r>
      <w:r w:rsidR="006B7ABA" w:rsidRPr="00793020">
        <w:rPr>
          <w:rFonts w:ascii="Garamond" w:hAnsi="Garamond"/>
        </w:rPr>
        <w:t xml:space="preserve"> previamente comunicado ao(à) CONTRATANTE, e seguirá o plano de aulas previsto, conforme curso contratado, passível, se for o caso, de suspensão temporária, rescisão/desistência ou jubilamento. </w:t>
      </w:r>
    </w:p>
    <w:p w14:paraId="6AF8CB66" w14:textId="1B1FCC6C" w:rsidR="006B7ABA" w:rsidRPr="00793020" w:rsidRDefault="006B7ABA" w:rsidP="00A03B77">
      <w:pPr>
        <w:jc w:val="both"/>
        <w:rPr>
          <w:rFonts w:ascii="Garamond" w:hAnsi="Garamond"/>
        </w:rPr>
      </w:pPr>
      <w:r w:rsidRPr="00793020">
        <w:rPr>
          <w:rFonts w:ascii="Garamond" w:hAnsi="Garamond"/>
        </w:rPr>
        <w:t xml:space="preserve"> </w:t>
      </w:r>
      <w:r w:rsidR="00A03B77" w:rsidRPr="00793020">
        <w:rPr>
          <w:rFonts w:ascii="Garamond" w:hAnsi="Garamond"/>
        </w:rPr>
        <w:t>5</w:t>
      </w:r>
      <w:r w:rsidRPr="00793020">
        <w:rPr>
          <w:rFonts w:ascii="Garamond" w:hAnsi="Garamond"/>
        </w:rPr>
        <w:t>.2.</w:t>
      </w:r>
      <w:r w:rsidRPr="00793020">
        <w:rPr>
          <w:rFonts w:ascii="Garamond" w:hAnsi="Garamond"/>
        </w:rPr>
        <w:tab/>
        <w:t>Quando o curso incluir encontros de mentoria, é considerado que o curso foi iniciado a partir da primeira mentoria, podendo, contudo, a viabilidade da turma ser reavaliada na ocasião de alguma desistência entre a primeira mentoria e a primeira aula da turma em conjunto. Assim, restando um número de alunos, no primeiro dia de aula em grupo, menor que o estabelecido como viável para a formação da turma se incide o disposto nos itens 2.2. e 2.3. e demais referentes a esse não alcance do mínimo de alunos.</w:t>
      </w:r>
    </w:p>
    <w:p w14:paraId="4738BFFF" w14:textId="694D0901" w:rsidR="006B7ABA" w:rsidRPr="00793020" w:rsidRDefault="00A03B77" w:rsidP="00A03B77">
      <w:pPr>
        <w:jc w:val="both"/>
        <w:rPr>
          <w:rFonts w:ascii="Garamond" w:hAnsi="Garamond"/>
        </w:rPr>
      </w:pPr>
      <w:r w:rsidRPr="00793020">
        <w:rPr>
          <w:rFonts w:ascii="Garamond" w:hAnsi="Garamond"/>
        </w:rPr>
        <w:t>5</w:t>
      </w:r>
      <w:r w:rsidR="006B7ABA" w:rsidRPr="00793020">
        <w:rPr>
          <w:rFonts w:ascii="Garamond" w:hAnsi="Garamond"/>
        </w:rPr>
        <w:t>.3.</w:t>
      </w:r>
      <w:r w:rsidR="006B7ABA" w:rsidRPr="00793020">
        <w:rPr>
          <w:rFonts w:ascii="Garamond" w:hAnsi="Garamond"/>
        </w:rPr>
        <w:tab/>
        <w:t>Ao aderir o curso descrito no Quadro Resumo, o aluno se compromete a cumprir o cronograma de atividades contratado, observando, dentre outros quesitos, a participação/presença descrita no ite</w:t>
      </w:r>
      <w:r w:rsidR="00217567" w:rsidRPr="00793020">
        <w:rPr>
          <w:rFonts w:ascii="Garamond" w:hAnsi="Garamond"/>
        </w:rPr>
        <w:t>m 2.4</w:t>
      </w:r>
      <w:r w:rsidR="006B7ABA" w:rsidRPr="00793020">
        <w:rPr>
          <w:rFonts w:ascii="Garamond" w:hAnsi="Garamond"/>
        </w:rPr>
        <w:t>.</w:t>
      </w:r>
    </w:p>
    <w:p w14:paraId="5FD06DAE" w14:textId="77777777" w:rsidR="000E41B2" w:rsidRPr="00793020" w:rsidRDefault="000E41B2" w:rsidP="000E41B2">
      <w:pPr>
        <w:jc w:val="both"/>
        <w:rPr>
          <w:rFonts w:ascii="Garamond" w:hAnsi="Garamond"/>
        </w:rPr>
      </w:pPr>
      <w:r w:rsidRPr="00793020">
        <w:rPr>
          <w:rFonts w:ascii="Garamond" w:hAnsi="Garamond"/>
        </w:rPr>
        <w:t>5.4.</w:t>
      </w:r>
      <w:r w:rsidRPr="00793020">
        <w:rPr>
          <w:rFonts w:ascii="Garamond" w:hAnsi="Garamond"/>
        </w:rPr>
        <w:tab/>
        <w:t>O</w:t>
      </w:r>
      <w:r>
        <w:rPr>
          <w:rFonts w:ascii="Garamond" w:hAnsi="Garamond"/>
        </w:rPr>
        <w:t>(a)</w:t>
      </w:r>
      <w:r w:rsidRPr="00793020">
        <w:rPr>
          <w:rFonts w:ascii="Garamond" w:hAnsi="Garamond"/>
        </w:rPr>
        <w:t xml:space="preserve"> </w:t>
      </w:r>
      <w:r>
        <w:rPr>
          <w:rFonts w:ascii="Garamond" w:hAnsi="Garamond"/>
        </w:rPr>
        <w:t>CONTRATANTE</w:t>
      </w:r>
      <w:r w:rsidRPr="00793020">
        <w:rPr>
          <w:rFonts w:ascii="Garamond" w:hAnsi="Garamond"/>
        </w:rPr>
        <w:t xml:space="preserve">, quando possível e viável, de acordo com o cronograma educacional, poderá, a seu exclusivo critério, solicitar a suspensão deste Contrato pelo período máximo de 03 meses, devendo retornar quando do fim deste período ou encerrar permanentemente o Contrato mediante o pagamento da multa correspondente, adiante disposta, conforme o cenário. </w:t>
      </w:r>
    </w:p>
    <w:p w14:paraId="5A0C994E" w14:textId="77777777" w:rsidR="000E41B2" w:rsidRPr="00793020" w:rsidRDefault="000E41B2" w:rsidP="000E41B2">
      <w:pPr>
        <w:jc w:val="both"/>
        <w:rPr>
          <w:rFonts w:ascii="Garamond" w:hAnsi="Garamond"/>
        </w:rPr>
      </w:pPr>
      <w:r w:rsidRPr="00793020">
        <w:rPr>
          <w:rFonts w:ascii="Garamond" w:hAnsi="Garamond"/>
        </w:rPr>
        <w:t>5.4.1.</w:t>
      </w:r>
      <w:r w:rsidRPr="00793020">
        <w:rPr>
          <w:rFonts w:ascii="Garamond" w:hAnsi="Garamond"/>
        </w:rPr>
        <w:tab/>
        <w:t xml:space="preserve">O aluno compreende que a solicitação de suspensão, quando cabível, não implica na suspensão do pagamento das parcelas avençadas neste Contrato, que continuarão vigentes (não se tratando de mensalidades, mas sim do pagamento das parcelas do preço de aquisição do pacote financeiro referente ao curso contratado), resultando o seu pedido tão somente na suspensão das atividades letivas, incorrendo o (a) CONTRATANTE nos </w:t>
      </w:r>
      <w:r w:rsidRPr="00793020">
        <w:rPr>
          <w:rFonts w:ascii="Garamond" w:hAnsi="Garamond"/>
        </w:rPr>
        <w:lastRenderedPageBreak/>
        <w:t>respectivos encargos, juros e multa na hipótese de inadimplência.</w:t>
      </w:r>
    </w:p>
    <w:p w14:paraId="30623129" w14:textId="77777777" w:rsidR="000E41B2" w:rsidRPr="00793020" w:rsidRDefault="000E41B2" w:rsidP="000E41B2">
      <w:pPr>
        <w:jc w:val="both"/>
        <w:rPr>
          <w:rFonts w:ascii="Garamond" w:hAnsi="Garamond"/>
        </w:rPr>
      </w:pPr>
      <w:r w:rsidRPr="00793020">
        <w:rPr>
          <w:rFonts w:ascii="Garamond" w:hAnsi="Garamond"/>
        </w:rPr>
        <w:t>5.4.2.</w:t>
      </w:r>
      <w:r w:rsidRPr="00793020">
        <w:rPr>
          <w:rFonts w:ascii="Garamond" w:hAnsi="Garamond"/>
        </w:rPr>
        <w:tab/>
        <w:t>Na hipótese do não retorno do aluno, quando cabível a suspensão, no vencimento do período estabelecido para a suspensão requerida, este Contrato resta automaticamente encerrado e o(a) CONTRATANTE, independentemente da inadimplência e sem prejuízo da aplicação das penalidades acima citadas, se for o caso, incorre, também, na multa correspondente pelo encerramento antecipado deste Contrato.</w:t>
      </w:r>
    </w:p>
    <w:p w14:paraId="4204B3FB" w14:textId="77777777" w:rsidR="000E41B2" w:rsidRPr="00793020" w:rsidRDefault="000E41B2" w:rsidP="000E41B2">
      <w:pPr>
        <w:jc w:val="both"/>
        <w:rPr>
          <w:rFonts w:ascii="Garamond" w:hAnsi="Garamond"/>
        </w:rPr>
      </w:pPr>
      <w:r w:rsidRPr="00793020">
        <w:rPr>
          <w:rFonts w:ascii="Garamond" w:hAnsi="Garamond"/>
        </w:rPr>
        <w:t>5.4.3.</w:t>
      </w:r>
      <w:r w:rsidRPr="00793020">
        <w:rPr>
          <w:rFonts w:ascii="Garamond" w:hAnsi="Garamond"/>
        </w:rPr>
        <w:tab/>
        <w:t>No caso de solicitação da suspensão, o aluno compreende que haverá prejuízos na sua aprendizagem e na absorção das técnicas ensinadas, de forma que compreende que, caso ocorram mudanças na grade curricular originalmente contratada, precisará, a partir do informe da CONTRATADA, adquirir eventuais cargas horárias suplementares bem como o material didático, devidamente atualizado, compreendendo, igualmente, que poderá sofrer alteração de turma nesse retorno.</w:t>
      </w:r>
    </w:p>
    <w:p w14:paraId="497985F7" w14:textId="77777777" w:rsidR="000E41B2" w:rsidRPr="00793020" w:rsidRDefault="000E41B2" w:rsidP="000E41B2">
      <w:pPr>
        <w:jc w:val="both"/>
        <w:rPr>
          <w:rFonts w:ascii="Garamond" w:hAnsi="Garamond"/>
        </w:rPr>
      </w:pPr>
      <w:r w:rsidRPr="00793020">
        <w:rPr>
          <w:rFonts w:ascii="Garamond" w:hAnsi="Garamond"/>
        </w:rPr>
        <w:t>5.4.4.</w:t>
      </w:r>
      <w:r w:rsidRPr="00793020">
        <w:rPr>
          <w:rFonts w:ascii="Garamond" w:hAnsi="Garamond"/>
        </w:rPr>
        <w:tab/>
        <w:t xml:space="preserve">Para fins de entendimento entre as partes, havendo a suspensão, caso o aluno não retorne às atividades, aplicar-se-á a disposição do item 5.5, com consequente rescisão e multa aplicável ao caso. </w:t>
      </w:r>
    </w:p>
    <w:p w14:paraId="518E99DB" w14:textId="24ECCEC1" w:rsidR="006B7ABA" w:rsidRPr="00793020" w:rsidRDefault="00A03B77" w:rsidP="00A03B77">
      <w:pPr>
        <w:jc w:val="both"/>
        <w:rPr>
          <w:rFonts w:ascii="Garamond" w:hAnsi="Garamond"/>
        </w:rPr>
      </w:pPr>
      <w:r w:rsidRPr="00793020">
        <w:rPr>
          <w:rFonts w:ascii="Garamond" w:hAnsi="Garamond"/>
        </w:rPr>
        <w:t>5</w:t>
      </w:r>
      <w:r w:rsidR="006B7ABA" w:rsidRPr="00793020">
        <w:rPr>
          <w:rFonts w:ascii="Garamond" w:hAnsi="Garamond"/>
        </w:rPr>
        <w:t>.</w:t>
      </w:r>
      <w:r w:rsidR="000E41B2">
        <w:rPr>
          <w:rFonts w:ascii="Garamond" w:hAnsi="Garamond"/>
        </w:rPr>
        <w:t>5</w:t>
      </w:r>
      <w:r w:rsidR="006B7ABA" w:rsidRPr="00793020">
        <w:rPr>
          <w:rFonts w:ascii="Garamond" w:hAnsi="Garamond"/>
        </w:rPr>
        <w:t>.</w:t>
      </w:r>
      <w:r w:rsidR="006B7ABA" w:rsidRPr="00793020">
        <w:rPr>
          <w:rFonts w:ascii="Garamond" w:hAnsi="Garamond"/>
        </w:rPr>
        <w:tab/>
        <w:t xml:space="preserve">Este contrato poderá, ainda, ser rescindido, a qualquer tempo, nas seguintes condições: </w:t>
      </w:r>
    </w:p>
    <w:p w14:paraId="382E842B" w14:textId="77777777" w:rsidR="006B7ABA" w:rsidRPr="00793020" w:rsidRDefault="006B7ABA" w:rsidP="00711C75">
      <w:pPr>
        <w:jc w:val="both"/>
        <w:rPr>
          <w:rFonts w:ascii="Garamond" w:hAnsi="Garamond"/>
        </w:rPr>
      </w:pPr>
      <w:r w:rsidRPr="00793020">
        <w:rPr>
          <w:rFonts w:ascii="Garamond" w:hAnsi="Garamond"/>
        </w:rPr>
        <w:t>a)</w:t>
      </w:r>
      <w:r w:rsidRPr="00793020">
        <w:rPr>
          <w:rFonts w:ascii="Garamond" w:hAnsi="Garamond"/>
        </w:rPr>
        <w:tab/>
        <w:t xml:space="preserve">Por não preenchimento do número mínimo de matriculados para a formação de turma, sem multa para qualquer das Partes; </w:t>
      </w:r>
    </w:p>
    <w:p w14:paraId="6B9138F0" w14:textId="036804B9" w:rsidR="006B7ABA" w:rsidRPr="007A3811" w:rsidRDefault="006B7ABA" w:rsidP="00711C75">
      <w:pPr>
        <w:jc w:val="both"/>
        <w:rPr>
          <w:rFonts w:ascii="Garamond" w:hAnsi="Garamond"/>
        </w:rPr>
      </w:pPr>
      <w:r w:rsidRPr="007A3811">
        <w:rPr>
          <w:rFonts w:ascii="Garamond" w:hAnsi="Garamond"/>
        </w:rPr>
        <w:t>b)</w:t>
      </w:r>
      <w:r w:rsidRPr="007A3811">
        <w:rPr>
          <w:rFonts w:ascii="Garamond" w:hAnsi="Garamond"/>
        </w:rPr>
        <w:tab/>
        <w:t>Por motivo de ordem disciplinar, ou por outra razão qualquer que viole norma interna da CONTRATADA, ou mesmo que torne a permanência do(a) CONTRATANTE prejudicial aos colegas, à coletividade em geral, e/ou à ordem e ao bom andamento da turma, sendo devid</w:t>
      </w:r>
      <w:r w:rsidR="007A3811" w:rsidRPr="007A3811">
        <w:rPr>
          <w:rFonts w:ascii="Garamond" w:hAnsi="Garamond"/>
        </w:rPr>
        <w:t>o pelo(a) CONTRATANTE multa de 20% (vinte</w:t>
      </w:r>
      <w:r w:rsidRPr="007A3811">
        <w:rPr>
          <w:rFonts w:ascii="Garamond" w:hAnsi="Garamond"/>
        </w:rPr>
        <w:t xml:space="preserve"> por cento) sobre o valor proporcional ao período remanescente do curso contratado, salvo se disposta multa distinta, específica e majorada em item próprio, além do montante correspondente a todas as parcelas vencidas e não quitadas até a data da efetiva rescisão contratual, agregados das correções, juros e multas cabíveis, bem como dos demais débitos porventura existentes, não havendo restituição das parcelas vencidas e pagas; </w:t>
      </w:r>
    </w:p>
    <w:p w14:paraId="3D424ECA" w14:textId="75D3976D" w:rsidR="006B7ABA" w:rsidRPr="00793020" w:rsidRDefault="006B7ABA" w:rsidP="00711C75">
      <w:pPr>
        <w:jc w:val="both"/>
        <w:rPr>
          <w:rFonts w:ascii="Garamond" w:hAnsi="Garamond"/>
        </w:rPr>
      </w:pPr>
      <w:r w:rsidRPr="007A3811">
        <w:rPr>
          <w:rFonts w:ascii="Garamond" w:hAnsi="Garamond"/>
        </w:rPr>
        <w:t>c)</w:t>
      </w:r>
      <w:r w:rsidRPr="007A3811">
        <w:rPr>
          <w:rFonts w:ascii="Garamond" w:hAnsi="Garamond"/>
        </w:rPr>
        <w:tab/>
        <w:t>Por violação de</w:t>
      </w:r>
      <w:r w:rsidRPr="00793020">
        <w:rPr>
          <w:rFonts w:ascii="Garamond" w:hAnsi="Garamond"/>
        </w:rPr>
        <w:t xml:space="preserve"> qualquer cláusula contratual, incluindo, mas não se limitando, a inadimplência e impontualidade dos </w:t>
      </w:r>
      <w:r w:rsidR="007A3811">
        <w:rPr>
          <w:rFonts w:ascii="Garamond" w:hAnsi="Garamond"/>
        </w:rPr>
        <w:t>pagamentos, incidindo multa de 20% (vinte</w:t>
      </w:r>
      <w:r w:rsidRPr="00793020">
        <w:rPr>
          <w:rFonts w:ascii="Garamond" w:hAnsi="Garamond"/>
        </w:rPr>
        <w:t xml:space="preserve"> por cento) sobre o valor proporcional ao período remanescente do curso contratado, salvo se disposta multa distinta, específica e majorada em item próprio, não havendo que se falar em restituição de parcelas vencidas e pagas, com exceção das vincendas que ultrapassem o montante total devido, considerando, também, os eventuais encargos, correções, multas e juros incidentes; </w:t>
      </w:r>
    </w:p>
    <w:p w14:paraId="538036F6" w14:textId="0C0980E3" w:rsidR="007A3811" w:rsidRDefault="006B7ABA" w:rsidP="00711C75">
      <w:pPr>
        <w:jc w:val="both"/>
        <w:rPr>
          <w:rFonts w:ascii="Garamond" w:hAnsi="Garamond"/>
        </w:rPr>
      </w:pPr>
      <w:r w:rsidRPr="00793020">
        <w:rPr>
          <w:rFonts w:ascii="Garamond" w:hAnsi="Garamond"/>
        </w:rPr>
        <w:lastRenderedPageBreak/>
        <w:t>d)</w:t>
      </w:r>
      <w:r w:rsidRPr="00793020">
        <w:rPr>
          <w:rFonts w:ascii="Garamond" w:hAnsi="Garamond"/>
        </w:rPr>
        <w:tab/>
        <w:t xml:space="preserve">Por pedido do CONTRATANTE, que deve ser formalizado, por escrito, através de requerimento protocolado junto à secretaria da CONTRATADA, sendo que, se o pedido constar formalizado em até 72 (setenta e duas) horas anteriores à realização da primeira mentoria ou primeira aula do curso, não haverá qualquer multa, </w:t>
      </w:r>
      <w:r w:rsidR="007A3811">
        <w:rPr>
          <w:rFonts w:ascii="Garamond" w:hAnsi="Garamond"/>
        </w:rPr>
        <w:t xml:space="preserve">sendo que será realizada a restituição de valores referente ao curso, sendo que </w:t>
      </w:r>
      <w:r w:rsidR="00761CBB">
        <w:rPr>
          <w:rFonts w:ascii="Garamond" w:hAnsi="Garamond"/>
        </w:rPr>
        <w:t xml:space="preserve">não </w:t>
      </w:r>
      <w:r w:rsidR="007A3811">
        <w:rPr>
          <w:rFonts w:ascii="Garamond" w:hAnsi="Garamond"/>
        </w:rPr>
        <w:t>haverá devolução de valores pagos referente a taxa de matricula e material didátic</w:t>
      </w:r>
      <w:r w:rsidR="00761CBB">
        <w:rPr>
          <w:rFonts w:ascii="Garamond" w:hAnsi="Garamond"/>
        </w:rPr>
        <w:t>o</w:t>
      </w:r>
      <w:r w:rsidR="007A3811">
        <w:rPr>
          <w:rFonts w:ascii="Garamond" w:hAnsi="Garamond"/>
        </w:rPr>
        <w:t>, caso já tenha sido entregue ao aluno.</w:t>
      </w:r>
    </w:p>
    <w:p w14:paraId="33D5821C" w14:textId="5FB967B3" w:rsidR="006B7ABA" w:rsidRPr="00793020" w:rsidRDefault="007A3811" w:rsidP="00711C75">
      <w:pPr>
        <w:jc w:val="both"/>
        <w:rPr>
          <w:rFonts w:ascii="Garamond" w:hAnsi="Garamond"/>
        </w:rPr>
      </w:pPr>
      <w:r>
        <w:rPr>
          <w:rFonts w:ascii="Garamond" w:hAnsi="Garamond"/>
        </w:rPr>
        <w:t xml:space="preserve">e) </w:t>
      </w:r>
      <w:r w:rsidR="007157E1">
        <w:rPr>
          <w:rFonts w:ascii="Garamond" w:hAnsi="Garamond"/>
        </w:rPr>
        <w:t>Caso o pedido seja formulado fora do prazo de 72 (setenta e duas) horas e/</w:t>
      </w:r>
      <w:r w:rsidR="006B7ABA" w:rsidRPr="00793020">
        <w:rPr>
          <w:rFonts w:ascii="Garamond" w:hAnsi="Garamond"/>
        </w:rPr>
        <w:t xml:space="preserve">ou após a realização da primeira mentoria ou primeira aula do curso, incidirá multa de </w:t>
      </w:r>
      <w:r w:rsidR="007157E1">
        <w:rPr>
          <w:rFonts w:ascii="Garamond" w:hAnsi="Garamond"/>
        </w:rPr>
        <w:t>2</w:t>
      </w:r>
      <w:r w:rsidR="0020021D" w:rsidRPr="00793020">
        <w:rPr>
          <w:rFonts w:ascii="Garamond" w:hAnsi="Garamond"/>
        </w:rPr>
        <w:t>0</w:t>
      </w:r>
      <w:r w:rsidR="006B7ABA" w:rsidRPr="00793020">
        <w:rPr>
          <w:rFonts w:ascii="Garamond" w:hAnsi="Garamond"/>
        </w:rPr>
        <w:t>% (</w:t>
      </w:r>
      <w:r w:rsidR="007157E1">
        <w:rPr>
          <w:rFonts w:ascii="Garamond" w:hAnsi="Garamond"/>
        </w:rPr>
        <w:t>vinte</w:t>
      </w:r>
      <w:r w:rsidR="006B7ABA" w:rsidRPr="00793020">
        <w:rPr>
          <w:rFonts w:ascii="Garamond" w:hAnsi="Garamond"/>
        </w:rPr>
        <w:t xml:space="preserve"> por cento) sobre o valor proporcional ao período remanescente do curso contratado, salvo se disposta multa distinta, específica e majorada em item próprio, e sem prejuízo de serem devidas todas as parcelas vencidas e não quitadas até a data de protocolização do referido pedido, incluindo os demais débitos e penalidades porventura incidentes, não havendo que se falar em restituição de parcelas vencidas e pagas. </w:t>
      </w:r>
    </w:p>
    <w:p w14:paraId="11787AAC" w14:textId="77777777" w:rsidR="00545C2D" w:rsidRPr="00793020" w:rsidRDefault="00761CBB" w:rsidP="00545C2D">
      <w:pPr>
        <w:jc w:val="both"/>
        <w:rPr>
          <w:rFonts w:ascii="Garamond" w:hAnsi="Garamond"/>
        </w:rPr>
      </w:pPr>
      <w:r>
        <w:rPr>
          <w:rFonts w:ascii="Garamond" w:hAnsi="Garamond"/>
        </w:rPr>
        <w:t>f</w:t>
      </w:r>
      <w:r w:rsidR="006B7ABA" w:rsidRPr="00793020">
        <w:rPr>
          <w:rFonts w:ascii="Garamond" w:hAnsi="Garamond"/>
        </w:rPr>
        <w:t>)</w:t>
      </w:r>
      <w:r w:rsidR="006B7ABA" w:rsidRPr="00793020">
        <w:rPr>
          <w:rFonts w:ascii="Garamond" w:hAnsi="Garamond"/>
        </w:rPr>
        <w:tab/>
        <w:t>Por abandono do curso ou treinamento</w:t>
      </w:r>
      <w:r w:rsidR="00545C2D">
        <w:rPr>
          <w:rFonts w:ascii="Garamond" w:hAnsi="Garamond"/>
        </w:rPr>
        <w:t xml:space="preserve">, </w:t>
      </w:r>
      <w:r w:rsidR="00545C2D" w:rsidRPr="00793020">
        <w:rPr>
          <w:rFonts w:ascii="Garamond" w:hAnsi="Garamond"/>
        </w:rPr>
        <w:t xml:space="preserve">incidirá multa de </w:t>
      </w:r>
      <w:r w:rsidR="00545C2D">
        <w:rPr>
          <w:rFonts w:ascii="Garamond" w:hAnsi="Garamond"/>
        </w:rPr>
        <w:t>2</w:t>
      </w:r>
      <w:r w:rsidR="00545C2D" w:rsidRPr="00793020">
        <w:rPr>
          <w:rFonts w:ascii="Garamond" w:hAnsi="Garamond"/>
        </w:rPr>
        <w:t>0% (</w:t>
      </w:r>
      <w:r w:rsidR="00545C2D">
        <w:rPr>
          <w:rFonts w:ascii="Garamond" w:hAnsi="Garamond"/>
        </w:rPr>
        <w:t>vinte</w:t>
      </w:r>
      <w:r w:rsidR="00545C2D" w:rsidRPr="00793020">
        <w:rPr>
          <w:rFonts w:ascii="Garamond" w:hAnsi="Garamond"/>
        </w:rPr>
        <w:t xml:space="preserve"> por cento) sobre o valor proporcional ao período remanescente do curso contratado, salvo se disposta multa distinta, específica e majorada em item próprio, e sem prejuízo de serem devidas todas as parcelas vencidas e não quitadas até a data de protocolização do referido pedido, incluindo os demais débitos e penalidades porventura incidentes, não havendo que se falar em restituição de parcelas vencidas e pagas. </w:t>
      </w:r>
    </w:p>
    <w:p w14:paraId="6E6D952B" w14:textId="3E70EABC" w:rsidR="00545C2D" w:rsidRPr="00437088" w:rsidRDefault="00545C2D" w:rsidP="00545C2D">
      <w:pPr>
        <w:jc w:val="both"/>
        <w:rPr>
          <w:rFonts w:ascii="Garamond" w:hAnsi="Garamond"/>
        </w:rPr>
      </w:pPr>
      <w:r w:rsidRPr="00437088">
        <w:rPr>
          <w:rFonts w:ascii="Garamond" w:hAnsi="Garamond"/>
        </w:rPr>
        <w:t>5.</w:t>
      </w:r>
      <w:r w:rsidR="000E41B2">
        <w:rPr>
          <w:rFonts w:ascii="Garamond" w:hAnsi="Garamond"/>
        </w:rPr>
        <w:t>6</w:t>
      </w:r>
      <w:r w:rsidRPr="00437088">
        <w:rPr>
          <w:rFonts w:ascii="Garamond" w:hAnsi="Garamond"/>
        </w:rPr>
        <w:t>.</w:t>
      </w:r>
      <w:r w:rsidRPr="00437088">
        <w:rPr>
          <w:rFonts w:ascii="Garamond" w:hAnsi="Garamond"/>
        </w:rPr>
        <w:tab/>
        <w:t xml:space="preserve">Em hipótese alguma de rescisão contratual haverá a restituição de valores pagos a título de matrícula e material didático. Operando-se a rescisão: </w:t>
      </w:r>
    </w:p>
    <w:p w14:paraId="7D0082DC" w14:textId="77777777" w:rsidR="00545C2D" w:rsidRPr="00437088" w:rsidRDefault="00545C2D" w:rsidP="00545C2D">
      <w:pPr>
        <w:jc w:val="both"/>
        <w:rPr>
          <w:rFonts w:ascii="Garamond" w:hAnsi="Garamond"/>
        </w:rPr>
      </w:pPr>
      <w:r w:rsidRPr="00437088">
        <w:rPr>
          <w:rFonts w:ascii="Garamond" w:hAnsi="Garamond"/>
        </w:rPr>
        <w:t>a)</w:t>
      </w:r>
      <w:r w:rsidRPr="00437088">
        <w:rPr>
          <w:rFonts w:ascii="Garamond" w:hAnsi="Garamond"/>
        </w:rPr>
        <w:tab/>
        <w:t>Caso existam valores a serem ressarcidos pela CONTRATADA, fica esta autorizada a descontar e reter a multa contratual, os valores conferidos a título de descontos condicionais e despesas contratuais que já incorreram, tais como, inclusive, mas não se limitando, eventuais honorários advocatícios de 20% (vinte por cento), se for o caso, entre outros, ocorrendo a restituição do saldo em até 12 (doze) parcelas iguais e sucessivas, exceto se acordado em prazo inferior de comum acordo entre as Partes;</w:t>
      </w:r>
    </w:p>
    <w:p w14:paraId="1E2DF097" w14:textId="3CA2E0F1" w:rsidR="006B7ABA" w:rsidRPr="00437088" w:rsidRDefault="00545C2D" w:rsidP="00711C75">
      <w:pPr>
        <w:jc w:val="both"/>
        <w:rPr>
          <w:rFonts w:ascii="Garamond" w:hAnsi="Garamond"/>
        </w:rPr>
      </w:pPr>
      <w:r w:rsidRPr="00437088">
        <w:rPr>
          <w:rFonts w:ascii="Garamond" w:hAnsi="Garamond"/>
        </w:rPr>
        <w:t>b)</w:t>
      </w:r>
      <w:r w:rsidRPr="00437088">
        <w:rPr>
          <w:rFonts w:ascii="Garamond" w:hAnsi="Garamond"/>
        </w:rPr>
        <w:tab/>
        <w:t>Caso não exista valor a ser ressarcido ao CONTRATANTE e remanescendo saldo devedor em favor da CONTRATADA, compromete-se o CONTRATANTE a pagar o respectivo em até 10 (dez) dias, sob a pena de serem tomadas as medidas cabíveis e de incorrer nos juros e multa moratórios complementares correspondentes.</w:t>
      </w:r>
    </w:p>
    <w:p w14:paraId="71BEE059" w14:textId="77777777" w:rsidR="004C64E2" w:rsidRPr="00793020" w:rsidRDefault="00A03B77" w:rsidP="004C64E2">
      <w:pPr>
        <w:jc w:val="both"/>
        <w:rPr>
          <w:rFonts w:ascii="Garamond" w:hAnsi="Garamond"/>
        </w:rPr>
      </w:pPr>
      <w:r w:rsidRPr="00437088">
        <w:rPr>
          <w:rFonts w:ascii="Garamond" w:hAnsi="Garamond"/>
        </w:rPr>
        <w:t>5</w:t>
      </w:r>
      <w:r w:rsidR="006B7ABA" w:rsidRPr="00437088">
        <w:rPr>
          <w:rFonts w:ascii="Garamond" w:hAnsi="Garamond"/>
        </w:rPr>
        <w:t>.</w:t>
      </w:r>
      <w:r w:rsidR="000E41B2">
        <w:rPr>
          <w:rFonts w:ascii="Garamond" w:hAnsi="Garamond"/>
        </w:rPr>
        <w:t>7</w:t>
      </w:r>
      <w:r w:rsidR="006B7ABA" w:rsidRPr="00437088">
        <w:rPr>
          <w:rFonts w:ascii="Garamond" w:hAnsi="Garamond"/>
        </w:rPr>
        <w:t>.</w:t>
      </w:r>
      <w:r w:rsidR="006B7ABA" w:rsidRPr="00437088">
        <w:rPr>
          <w:rFonts w:ascii="Garamond" w:hAnsi="Garamond"/>
        </w:rPr>
        <w:tab/>
        <w:t>O jubilamento é o processo pelo qual a CONTRATADA desliga compulsoriamente o(a) CONTRATANTE, que atingiu o prazo máximo para conclusão do curso sem ter concluído todas as aulas e as</w:t>
      </w:r>
      <w:r w:rsidR="006B7ABA" w:rsidRPr="00793020">
        <w:rPr>
          <w:rFonts w:ascii="Garamond" w:hAnsi="Garamond"/>
        </w:rPr>
        <w:t xml:space="preserve"> </w:t>
      </w:r>
      <w:r w:rsidR="006B7ABA" w:rsidRPr="00793020">
        <w:rPr>
          <w:rFonts w:ascii="Garamond" w:hAnsi="Garamond"/>
        </w:rPr>
        <w:lastRenderedPageBreak/>
        <w:t xml:space="preserve">demais atividades obrigatórias previstas para a sua formação. Ocorrendo o jubilamento, o(a) CONTRATANTE será desligado pela CONTRATADA, não fazendo jus à restituição de qualquer valor pago, permanecendo devidos todos os valores vencidos e vincendos, além dos demais débitos porventura existentes, nos termos estabelecidos neste Contrato. </w:t>
      </w:r>
      <w:r w:rsidR="004C64E2" w:rsidRPr="00793020">
        <w:rPr>
          <w:rFonts w:ascii="Garamond" w:hAnsi="Garamond"/>
        </w:rPr>
        <w:t>O mesmo aqui disposto se aplicará aos casos em que houver a solicitação de suspensão de que trata o item 5.4, quando do fim do prazo de suspensão o aluno não retornar às atividades letivas. Nessa ocasião, o aluno, também, ficará imediatamente vinculado à multa disposta no item 5.5 acima.</w:t>
      </w:r>
    </w:p>
    <w:p w14:paraId="2F77E561" w14:textId="1752D836" w:rsidR="006B7ABA" w:rsidRPr="00793020" w:rsidRDefault="00A03B77" w:rsidP="00A03B77">
      <w:pPr>
        <w:jc w:val="both"/>
        <w:rPr>
          <w:rFonts w:ascii="Garamond" w:hAnsi="Garamond"/>
        </w:rPr>
      </w:pPr>
      <w:r w:rsidRPr="00793020">
        <w:rPr>
          <w:rFonts w:ascii="Garamond" w:hAnsi="Garamond"/>
        </w:rPr>
        <w:t>5</w:t>
      </w:r>
      <w:r w:rsidR="006B7ABA" w:rsidRPr="00793020">
        <w:rPr>
          <w:rFonts w:ascii="Garamond" w:hAnsi="Garamond"/>
        </w:rPr>
        <w:t>.</w:t>
      </w:r>
      <w:r w:rsidR="000E41B2">
        <w:rPr>
          <w:rFonts w:ascii="Garamond" w:hAnsi="Garamond"/>
        </w:rPr>
        <w:t>8</w:t>
      </w:r>
      <w:r w:rsidR="006B7ABA" w:rsidRPr="00793020">
        <w:rPr>
          <w:rFonts w:ascii="Garamond" w:hAnsi="Garamond"/>
        </w:rPr>
        <w:t>.</w:t>
      </w:r>
      <w:r w:rsidR="006B7ABA" w:rsidRPr="00793020">
        <w:rPr>
          <w:rFonts w:ascii="Garamond" w:hAnsi="Garamond"/>
        </w:rPr>
        <w:tab/>
        <w:t xml:space="preserve">Será considerado abandono de curso a ausência de frequência às aulas e demais atividades por mais de </w:t>
      </w:r>
      <w:r w:rsidR="004C5D2B" w:rsidRPr="00793020">
        <w:rPr>
          <w:rFonts w:ascii="Garamond" w:hAnsi="Garamond"/>
        </w:rPr>
        <w:t>30</w:t>
      </w:r>
      <w:r w:rsidR="006B7ABA" w:rsidRPr="00793020">
        <w:rPr>
          <w:rFonts w:ascii="Garamond" w:hAnsi="Garamond"/>
        </w:rPr>
        <w:t xml:space="preserve"> (</w:t>
      </w:r>
      <w:r w:rsidR="004C5D2B" w:rsidRPr="00793020">
        <w:rPr>
          <w:rFonts w:ascii="Garamond" w:hAnsi="Garamond"/>
        </w:rPr>
        <w:t>trinta</w:t>
      </w:r>
      <w:r w:rsidR="006B7ABA" w:rsidRPr="00793020">
        <w:rPr>
          <w:rFonts w:ascii="Garamond" w:hAnsi="Garamond"/>
        </w:rPr>
        <w:t>) dias, sem que o CONTRATANTE tenha realizado</w:t>
      </w:r>
      <w:r w:rsidR="00545C2D">
        <w:rPr>
          <w:rFonts w:ascii="Garamond" w:hAnsi="Garamond"/>
        </w:rPr>
        <w:t xml:space="preserve"> a solicitação de suspensão ou </w:t>
      </w:r>
      <w:r w:rsidR="006B7ABA" w:rsidRPr="00793020">
        <w:rPr>
          <w:rFonts w:ascii="Garamond" w:hAnsi="Garamond"/>
        </w:rPr>
        <w:t xml:space="preserve">rescisão, por escrito, junto à secretaria da CONTRATADA. O abandono de curso não implicará em rescisão automática, nem em restituição pela CONTRATADA de valores pagos pelo CONTRATANTE, diante da continuidade na disponibilização dos serviços durante a vigência contratual, permanecendo devido todos o valor integral do curso contratado, além dos demais débitos porventura existentes, nos termos estabelecidos neste Contrato.   </w:t>
      </w:r>
    </w:p>
    <w:p w14:paraId="286CFA80" w14:textId="2B602914" w:rsidR="006B7ABA" w:rsidRPr="00793020" w:rsidRDefault="00A03B77" w:rsidP="00A03B77">
      <w:pPr>
        <w:jc w:val="both"/>
        <w:rPr>
          <w:rFonts w:ascii="Garamond" w:hAnsi="Garamond"/>
        </w:rPr>
      </w:pPr>
      <w:r w:rsidRPr="00793020">
        <w:rPr>
          <w:rFonts w:ascii="Garamond" w:hAnsi="Garamond"/>
        </w:rPr>
        <w:t>5</w:t>
      </w:r>
      <w:r w:rsidR="006B7ABA" w:rsidRPr="00793020">
        <w:rPr>
          <w:rFonts w:ascii="Garamond" w:hAnsi="Garamond"/>
        </w:rPr>
        <w:t>.</w:t>
      </w:r>
      <w:r w:rsidR="000E41B2">
        <w:rPr>
          <w:rFonts w:ascii="Garamond" w:hAnsi="Garamond"/>
        </w:rPr>
        <w:t>9</w:t>
      </w:r>
      <w:r w:rsidR="006B7ABA" w:rsidRPr="00793020">
        <w:rPr>
          <w:rFonts w:ascii="Garamond" w:hAnsi="Garamond"/>
        </w:rPr>
        <w:t>.</w:t>
      </w:r>
      <w:r w:rsidR="006B7ABA" w:rsidRPr="00793020">
        <w:rPr>
          <w:rFonts w:ascii="Garamond" w:hAnsi="Garamond"/>
        </w:rPr>
        <w:tab/>
        <w:t>O CONTRATANTE poderá solicitar a transferência do curso para outra unidade Franqueada da rede Vox2you, através de requerimento formalizado e protocolado, por escrito, junto à secretaria da CONTRATADA</w:t>
      </w:r>
      <w:r w:rsidR="00ED5D8A" w:rsidRPr="00793020">
        <w:rPr>
          <w:rFonts w:ascii="Garamond" w:hAnsi="Garamond"/>
        </w:rPr>
        <w:t xml:space="preserve">, desde que o contemplado na vigência do presente contrato. </w:t>
      </w:r>
    </w:p>
    <w:p w14:paraId="6CCD4745" w14:textId="6C9D3130" w:rsidR="006B7ABA" w:rsidRPr="00793020" w:rsidRDefault="00A03B77" w:rsidP="00A03B77">
      <w:pPr>
        <w:jc w:val="both"/>
        <w:rPr>
          <w:rFonts w:ascii="Garamond" w:hAnsi="Garamond"/>
        </w:rPr>
      </w:pPr>
      <w:r w:rsidRPr="00793020">
        <w:rPr>
          <w:rFonts w:ascii="Garamond" w:hAnsi="Garamond"/>
        </w:rPr>
        <w:t>5</w:t>
      </w:r>
      <w:r w:rsidR="006B7ABA" w:rsidRPr="00793020">
        <w:rPr>
          <w:rFonts w:ascii="Garamond" w:hAnsi="Garamond"/>
        </w:rPr>
        <w:t>.</w:t>
      </w:r>
      <w:r w:rsidR="000E41B2">
        <w:rPr>
          <w:rFonts w:ascii="Garamond" w:hAnsi="Garamond"/>
        </w:rPr>
        <w:t>9</w:t>
      </w:r>
      <w:r w:rsidR="006B7ABA" w:rsidRPr="00793020">
        <w:rPr>
          <w:rFonts w:ascii="Garamond" w:hAnsi="Garamond"/>
        </w:rPr>
        <w:t>.1.</w:t>
      </w:r>
      <w:r w:rsidR="006B7ABA" w:rsidRPr="00793020">
        <w:rPr>
          <w:rFonts w:ascii="Garamond" w:hAnsi="Garamond"/>
        </w:rPr>
        <w:tab/>
        <w:t>Na solicitação da transferência o(a) CONTRATANTE, também, deve estar, ciente das possíveis diferenças entre as unidades, tais como os referentes ao corpo docente, valores do curso entre outros, se responsabilizando por acompanhá-los e assumi-los conforme o caso, bem como compreendendo que a qualidade final do seu curso pode ser prejudicada, diante da interrupção de didática e mudança de turma.</w:t>
      </w:r>
    </w:p>
    <w:p w14:paraId="5AAC5E7D" w14:textId="50C1D4B5" w:rsidR="006B7ABA" w:rsidRPr="00793020" w:rsidRDefault="00A03B77" w:rsidP="00A03B77">
      <w:pPr>
        <w:jc w:val="both"/>
        <w:rPr>
          <w:rFonts w:ascii="Garamond" w:hAnsi="Garamond"/>
        </w:rPr>
      </w:pPr>
      <w:r w:rsidRPr="00793020">
        <w:rPr>
          <w:rFonts w:ascii="Garamond" w:hAnsi="Garamond"/>
        </w:rPr>
        <w:t>5</w:t>
      </w:r>
      <w:r w:rsidR="006B7ABA" w:rsidRPr="00793020">
        <w:rPr>
          <w:rFonts w:ascii="Garamond" w:hAnsi="Garamond"/>
        </w:rPr>
        <w:t>.</w:t>
      </w:r>
      <w:r w:rsidR="000E41B2">
        <w:rPr>
          <w:rFonts w:ascii="Garamond" w:hAnsi="Garamond"/>
        </w:rPr>
        <w:t>9</w:t>
      </w:r>
      <w:r w:rsidR="006B7ABA" w:rsidRPr="00793020">
        <w:rPr>
          <w:rFonts w:ascii="Garamond" w:hAnsi="Garamond"/>
        </w:rPr>
        <w:t>.2.</w:t>
      </w:r>
      <w:r w:rsidR="006B7ABA" w:rsidRPr="00793020">
        <w:rPr>
          <w:rFonts w:ascii="Garamond" w:hAnsi="Garamond"/>
        </w:rPr>
        <w:tab/>
        <w:t>Na hipótese de haver diferença entre os valores da unidade da qual saiu e os da para a qual se transferiu, o aluno deverá arcar com a integralidade das despesas de transferência, bem como com as referentes a eventuais aulas que precisem ser repostas para que obtenha o certificado do curso e/ou possa participar da formatura, não fazendo jus à restituição de qualquer valor pago à CONTRATADA até a transferência, reconhecendo, também, que somente será possível realizar e efetivar a transferência mediante a quitação dos valores pendentes junto a sua unidade de origem, inclusive os referentes a eventuais juros e multa, se houverem.</w:t>
      </w:r>
    </w:p>
    <w:p w14:paraId="3B522D72" w14:textId="18747DD0" w:rsidR="006B7ABA" w:rsidRPr="00793020" w:rsidRDefault="00A03B77" w:rsidP="00A03B77">
      <w:pPr>
        <w:jc w:val="both"/>
        <w:rPr>
          <w:rFonts w:ascii="Garamond" w:hAnsi="Garamond"/>
        </w:rPr>
      </w:pPr>
      <w:r w:rsidRPr="00793020">
        <w:rPr>
          <w:rFonts w:ascii="Garamond" w:hAnsi="Garamond"/>
        </w:rPr>
        <w:t>5</w:t>
      </w:r>
      <w:r w:rsidR="006B7ABA" w:rsidRPr="00793020">
        <w:rPr>
          <w:rFonts w:ascii="Garamond" w:hAnsi="Garamond"/>
        </w:rPr>
        <w:t>.</w:t>
      </w:r>
      <w:r w:rsidR="000E41B2">
        <w:rPr>
          <w:rFonts w:ascii="Garamond" w:hAnsi="Garamond"/>
        </w:rPr>
        <w:t>9</w:t>
      </w:r>
      <w:r w:rsidR="006B7ABA" w:rsidRPr="00793020">
        <w:rPr>
          <w:rFonts w:ascii="Garamond" w:hAnsi="Garamond"/>
        </w:rPr>
        <w:t>.3.</w:t>
      </w:r>
      <w:r w:rsidR="006B7ABA" w:rsidRPr="00793020">
        <w:rPr>
          <w:rFonts w:ascii="Garamond" w:hAnsi="Garamond"/>
        </w:rPr>
        <w:tab/>
        <w:t xml:space="preserve">Havendo a transferência, o aluno deverá repor as aulas pendentes em sua unidade de origem, ou então </w:t>
      </w:r>
      <w:r w:rsidR="006B7ABA" w:rsidRPr="00793020">
        <w:rPr>
          <w:rFonts w:ascii="Garamond" w:hAnsi="Garamond"/>
        </w:rPr>
        <w:lastRenderedPageBreak/>
        <w:t xml:space="preserve">efetuar o pagamento proporcional para </w:t>
      </w:r>
      <w:r w:rsidR="00437088" w:rsidRPr="00793020">
        <w:rPr>
          <w:rFonts w:ascii="Garamond" w:hAnsi="Garamond"/>
        </w:rPr>
        <w:t>realizá-lo</w:t>
      </w:r>
      <w:r w:rsidR="006B7ABA" w:rsidRPr="00793020">
        <w:rPr>
          <w:rFonts w:ascii="Garamond" w:hAnsi="Garamond"/>
        </w:rPr>
        <w:t xml:space="preserve"> na unidade a que foi solicitada a transferência.</w:t>
      </w:r>
    </w:p>
    <w:p w14:paraId="1643006F" w14:textId="4F954574" w:rsidR="006B7ABA" w:rsidRPr="00793020" w:rsidRDefault="00A03B77" w:rsidP="00A03B77">
      <w:pPr>
        <w:jc w:val="both"/>
        <w:rPr>
          <w:rFonts w:ascii="Garamond" w:hAnsi="Garamond"/>
          <w:b/>
          <w:bCs/>
        </w:rPr>
      </w:pPr>
      <w:r w:rsidRPr="00793020">
        <w:rPr>
          <w:rFonts w:ascii="Garamond" w:hAnsi="Garamond"/>
          <w:b/>
          <w:bCs/>
        </w:rPr>
        <w:t>6. CONDIÇÕES GERAIS</w:t>
      </w:r>
    </w:p>
    <w:p w14:paraId="2374544E" w14:textId="77777777" w:rsidR="006B7ABA" w:rsidRPr="00793020" w:rsidRDefault="006B7ABA" w:rsidP="00A03B77">
      <w:pPr>
        <w:jc w:val="both"/>
        <w:rPr>
          <w:rFonts w:ascii="Garamond" w:hAnsi="Garamond"/>
        </w:rPr>
      </w:pPr>
      <w:r w:rsidRPr="00793020">
        <w:rPr>
          <w:rFonts w:ascii="Garamond" w:hAnsi="Garamond"/>
        </w:rPr>
        <w:t>6.1.</w:t>
      </w:r>
      <w:r w:rsidRPr="00793020">
        <w:rPr>
          <w:rFonts w:ascii="Garamond" w:hAnsi="Garamond"/>
        </w:rPr>
        <w:tab/>
        <w:t>Este contrato representa o acordo integral entre as partes com relação ao seu objeto, substituindo e superando para todos os efeitos qualquer outro.</w:t>
      </w:r>
    </w:p>
    <w:p w14:paraId="76F6FE04" w14:textId="77777777" w:rsidR="006B7ABA" w:rsidRPr="00793020" w:rsidRDefault="006B7ABA" w:rsidP="00A03B77">
      <w:pPr>
        <w:jc w:val="both"/>
        <w:rPr>
          <w:rFonts w:ascii="Garamond" w:hAnsi="Garamond"/>
        </w:rPr>
      </w:pPr>
      <w:r w:rsidRPr="00793020">
        <w:rPr>
          <w:rFonts w:ascii="Garamond" w:hAnsi="Garamond"/>
        </w:rPr>
        <w:t>6.2.</w:t>
      </w:r>
      <w:r w:rsidRPr="00793020">
        <w:rPr>
          <w:rFonts w:ascii="Garamond" w:hAnsi="Garamond"/>
        </w:rPr>
        <w:tab/>
        <w:t>Alterações ao presente instrumento somente serão válidas quando celebradas por escrito e assinadas por ambas as partes.</w:t>
      </w:r>
    </w:p>
    <w:p w14:paraId="556AB5BC" w14:textId="591C5224" w:rsidR="006B7ABA" w:rsidRPr="00793020" w:rsidRDefault="006B7ABA" w:rsidP="00A03B77">
      <w:pPr>
        <w:jc w:val="both"/>
        <w:rPr>
          <w:rFonts w:ascii="Garamond" w:hAnsi="Garamond"/>
        </w:rPr>
      </w:pPr>
      <w:r w:rsidRPr="00793020">
        <w:rPr>
          <w:rFonts w:ascii="Garamond" w:hAnsi="Garamond"/>
        </w:rPr>
        <w:t>6.3.</w:t>
      </w:r>
      <w:r w:rsidRPr="00793020">
        <w:rPr>
          <w:rFonts w:ascii="Garamond" w:hAnsi="Garamond"/>
        </w:rPr>
        <w:tab/>
        <w:t>As partes reconhecem que, exceto se expressamente previsto neste instrumento: (i) o não exercício, a concessão de prazo, a tolerância ou o atraso em exercer qualquer direito que lhes seja assegurado, por este instrumento ou pela lei, não constituirá novação ou renúncia desses direitos, nem prejudicará o seu eventual exercício; (ii) o exercício singular ou parcial desses direitos não impedirá o posterior exercício do restante desses direitos, ou o exercício de outro; (iii) a renúncia a qualquer desses direitos somente será válida se formalizada por escrito; (iv) a renúncia de um direito deverá ser interpretada restritivamente e não será considerada como renúncia de qualquer outro; e (v) a nulidade e invalidade de qualquer cláusula contratual não prejudicará a validade e eficácia das demais.</w:t>
      </w:r>
    </w:p>
    <w:p w14:paraId="79CAD60B" w14:textId="77777777" w:rsidR="006B7ABA" w:rsidRPr="00793020" w:rsidRDefault="006B7ABA" w:rsidP="00A03B77">
      <w:pPr>
        <w:jc w:val="both"/>
        <w:rPr>
          <w:rFonts w:ascii="Garamond" w:hAnsi="Garamond"/>
        </w:rPr>
      </w:pPr>
      <w:r w:rsidRPr="00793020">
        <w:rPr>
          <w:rFonts w:ascii="Garamond" w:hAnsi="Garamond"/>
        </w:rPr>
        <w:t>6.4.</w:t>
      </w:r>
      <w:r w:rsidRPr="00793020">
        <w:rPr>
          <w:rFonts w:ascii="Garamond" w:hAnsi="Garamond"/>
        </w:rPr>
        <w:tab/>
        <w:t>Todas as notificações e outros avisos relacionados a este contrato serão efetuados por escrito com a confirmação de recebimento do destinatário nos endereços eletrônicos ou físicos constantes do preâmbulo, sendo que qualquer alteração de endereço deve ser comunicada à outra parte, sob pena de violação contratual.</w:t>
      </w:r>
    </w:p>
    <w:p w14:paraId="25E90EAC" w14:textId="77777777" w:rsidR="006B7ABA" w:rsidRPr="00793020" w:rsidRDefault="006B7ABA" w:rsidP="00A03B77">
      <w:pPr>
        <w:jc w:val="both"/>
        <w:rPr>
          <w:rFonts w:ascii="Garamond" w:hAnsi="Garamond"/>
        </w:rPr>
      </w:pPr>
      <w:r w:rsidRPr="00793020">
        <w:rPr>
          <w:rFonts w:ascii="Garamond" w:hAnsi="Garamond"/>
        </w:rPr>
        <w:t>6.5.</w:t>
      </w:r>
      <w:r w:rsidRPr="00793020">
        <w:rPr>
          <w:rFonts w:ascii="Garamond" w:hAnsi="Garamond"/>
        </w:rPr>
        <w:tab/>
        <w:t>Não estão inclusos neste contrato os serviços de festividade de formatura, sendo que a organização e respectivos valores serão informados e discutidos em momento oportuno.</w:t>
      </w:r>
    </w:p>
    <w:p w14:paraId="7830AB76" w14:textId="77777777" w:rsidR="006B7ABA" w:rsidRPr="00793020" w:rsidRDefault="006B7ABA" w:rsidP="00A03B77">
      <w:pPr>
        <w:jc w:val="both"/>
        <w:rPr>
          <w:rFonts w:ascii="Garamond" w:hAnsi="Garamond"/>
        </w:rPr>
      </w:pPr>
      <w:r w:rsidRPr="00793020">
        <w:rPr>
          <w:rFonts w:ascii="Garamond" w:hAnsi="Garamond"/>
        </w:rPr>
        <w:t>6.6.</w:t>
      </w:r>
      <w:r w:rsidRPr="00793020">
        <w:rPr>
          <w:rFonts w:ascii="Garamond" w:hAnsi="Garamond"/>
        </w:rPr>
        <w:tab/>
        <w:t>Confere-se ao presente o caráter de título executivo, com expresso reconhecimento da sua certeza, liquidez e exigibilidade.</w:t>
      </w:r>
    </w:p>
    <w:p w14:paraId="62AA710C" w14:textId="77777777" w:rsidR="006B7ABA" w:rsidRPr="00793020" w:rsidRDefault="006B7ABA" w:rsidP="00A03B77">
      <w:pPr>
        <w:jc w:val="both"/>
        <w:rPr>
          <w:rFonts w:ascii="Garamond" w:hAnsi="Garamond"/>
        </w:rPr>
      </w:pPr>
      <w:r w:rsidRPr="00793020">
        <w:rPr>
          <w:rFonts w:ascii="Garamond" w:hAnsi="Garamond"/>
        </w:rPr>
        <w:t>6.7.</w:t>
      </w:r>
      <w:r w:rsidRPr="00793020">
        <w:rPr>
          <w:rFonts w:ascii="Garamond" w:hAnsi="Garamond"/>
        </w:rPr>
        <w:tab/>
        <w:t xml:space="preserve">A CONTRATADA, por si e por seus colaboradores e subcontratados, obriga-se, sempre que aplicável, a atuar no presente em conformidade com a Legislação vigente sobre a proteção de dados, bem como com as determinações de órgãos reguladores/fiscalizadores sobre a matéria (“Lei Geral de Proteção de Dados”). Se para viabilizar o objeto deste Contrato for necessário o tratamento de dados, obriga-se a CONTRATADA a tratar os referidos apenas nos limites necessários, empregando todas as medidas que proporcionem a segurança da informação, se abstendo da prática de qualquer outro ato que envolva os dados pessoais do CONTRATANTE. Após o encerramento deste Contrato, a CONTRATADA promoverá a exclusão </w:t>
      </w:r>
      <w:r w:rsidRPr="00793020">
        <w:rPr>
          <w:rFonts w:ascii="Garamond" w:hAnsi="Garamond"/>
        </w:rPr>
        <w:lastRenderedPageBreak/>
        <w:t xml:space="preserve">definitiva dos dados que tiver recebido, salvo prévia e expressa autorização do titular ou quando houver outra base legal legitimadora dessa manutenção. Em caso de eventual incidente, a CONTRATADA comunicará ao CONTRATANTE, por escrito, no prazo máximo de até 48 (quarenta e oito) horas, mencionando: </w:t>
      </w:r>
    </w:p>
    <w:p w14:paraId="38BD7807" w14:textId="77777777" w:rsidR="006B7ABA" w:rsidRPr="00793020" w:rsidRDefault="006B7ABA" w:rsidP="007157E1">
      <w:pPr>
        <w:jc w:val="both"/>
        <w:rPr>
          <w:rFonts w:ascii="Garamond" w:hAnsi="Garamond"/>
        </w:rPr>
      </w:pPr>
      <w:r w:rsidRPr="00793020">
        <w:rPr>
          <w:rFonts w:ascii="Garamond" w:hAnsi="Garamond"/>
        </w:rPr>
        <w:t>a)</w:t>
      </w:r>
      <w:r w:rsidRPr="00793020">
        <w:rPr>
          <w:rFonts w:ascii="Garamond" w:hAnsi="Garamond"/>
        </w:rPr>
        <w:tab/>
        <w:t xml:space="preserve">A descrição dos dados pessoais afetados; </w:t>
      </w:r>
    </w:p>
    <w:p w14:paraId="57B2728B" w14:textId="77777777" w:rsidR="006B7ABA" w:rsidRPr="00793020" w:rsidRDefault="006B7ABA" w:rsidP="007157E1">
      <w:pPr>
        <w:jc w:val="both"/>
        <w:rPr>
          <w:rFonts w:ascii="Garamond" w:hAnsi="Garamond"/>
        </w:rPr>
      </w:pPr>
      <w:r w:rsidRPr="00793020">
        <w:rPr>
          <w:rFonts w:ascii="Garamond" w:hAnsi="Garamond"/>
        </w:rPr>
        <w:t>b)</w:t>
      </w:r>
      <w:r w:rsidRPr="00793020">
        <w:rPr>
          <w:rFonts w:ascii="Garamond" w:hAnsi="Garamond"/>
        </w:rPr>
        <w:tab/>
        <w:t xml:space="preserve">As informações sobre os titulares dos dados envolvidos; </w:t>
      </w:r>
    </w:p>
    <w:p w14:paraId="73E11BB4" w14:textId="77777777" w:rsidR="006B7ABA" w:rsidRPr="00793020" w:rsidRDefault="006B7ABA" w:rsidP="007157E1">
      <w:pPr>
        <w:jc w:val="both"/>
        <w:rPr>
          <w:rFonts w:ascii="Garamond" w:hAnsi="Garamond"/>
        </w:rPr>
      </w:pPr>
      <w:r w:rsidRPr="00793020">
        <w:rPr>
          <w:rFonts w:ascii="Garamond" w:hAnsi="Garamond"/>
        </w:rPr>
        <w:t>c)</w:t>
      </w:r>
      <w:r w:rsidRPr="00793020">
        <w:rPr>
          <w:rFonts w:ascii="Garamond" w:hAnsi="Garamond"/>
        </w:rPr>
        <w:tab/>
        <w:t xml:space="preserve">A indicação das medidas técnicas e segurança da informação utilizadas para a proteção dos dados; </w:t>
      </w:r>
    </w:p>
    <w:p w14:paraId="1DF0C719" w14:textId="77777777" w:rsidR="006B7ABA" w:rsidRPr="00793020" w:rsidRDefault="006B7ABA" w:rsidP="007157E1">
      <w:pPr>
        <w:jc w:val="both"/>
        <w:rPr>
          <w:rFonts w:ascii="Garamond" w:hAnsi="Garamond"/>
        </w:rPr>
      </w:pPr>
      <w:r w:rsidRPr="00793020">
        <w:rPr>
          <w:rFonts w:ascii="Garamond" w:hAnsi="Garamond"/>
        </w:rPr>
        <w:t>d)</w:t>
      </w:r>
      <w:r w:rsidRPr="00793020">
        <w:rPr>
          <w:rFonts w:ascii="Garamond" w:hAnsi="Garamond"/>
        </w:rPr>
        <w:tab/>
        <w:t xml:space="preserve">Os riscos relacionados; </w:t>
      </w:r>
    </w:p>
    <w:p w14:paraId="3912C38E" w14:textId="664CF7AB" w:rsidR="006B7ABA" w:rsidRPr="00793020" w:rsidRDefault="006B7ABA" w:rsidP="007157E1">
      <w:pPr>
        <w:jc w:val="both"/>
        <w:rPr>
          <w:rFonts w:ascii="Garamond" w:hAnsi="Garamond"/>
        </w:rPr>
      </w:pPr>
      <w:r w:rsidRPr="00793020">
        <w:rPr>
          <w:rFonts w:ascii="Garamond" w:hAnsi="Garamond"/>
        </w:rPr>
        <w:t>e)</w:t>
      </w:r>
      <w:r w:rsidRPr="00793020">
        <w:rPr>
          <w:rFonts w:ascii="Garamond" w:hAnsi="Garamond"/>
        </w:rPr>
        <w:tab/>
        <w:t xml:space="preserve">Os motivos da demora, no caso </w:t>
      </w:r>
      <w:r w:rsidR="001D0912" w:rsidRPr="00793020">
        <w:rPr>
          <w:rFonts w:ascii="Garamond" w:hAnsi="Garamond"/>
        </w:rPr>
        <w:t>de a</w:t>
      </w:r>
      <w:r w:rsidRPr="00793020">
        <w:rPr>
          <w:rFonts w:ascii="Garamond" w:hAnsi="Garamond"/>
        </w:rPr>
        <w:t xml:space="preserve"> comunicação não ter sido feita; </w:t>
      </w:r>
    </w:p>
    <w:p w14:paraId="1FE4DE47" w14:textId="77777777" w:rsidR="006B7ABA" w:rsidRPr="00793020" w:rsidRDefault="006B7ABA" w:rsidP="007157E1">
      <w:pPr>
        <w:jc w:val="both"/>
        <w:rPr>
          <w:rFonts w:ascii="Garamond" w:hAnsi="Garamond"/>
        </w:rPr>
      </w:pPr>
      <w:r w:rsidRPr="00793020">
        <w:rPr>
          <w:rFonts w:ascii="Garamond" w:hAnsi="Garamond"/>
        </w:rPr>
        <w:t>f)</w:t>
      </w:r>
      <w:r w:rsidRPr="00793020">
        <w:rPr>
          <w:rFonts w:ascii="Garamond" w:hAnsi="Garamond"/>
        </w:rPr>
        <w:tab/>
        <w:t>As medidas que foram ou que serão adotadas para reverter ou mitigar os efeitos do prejuízo. Eventuais responsabilidades das Partes serão apuradas de acordo com o estabelecido no presente Contrato e disposições da Seção III, Capítulo VI, da LGPD, podendo ainda ensejar à Parte infratora o dever de responder por todas as perdas e danos comprovados à outra ou a terceiros envolvidos.</w:t>
      </w:r>
    </w:p>
    <w:p w14:paraId="1058B79E" w14:textId="77777777" w:rsidR="006B7ABA" w:rsidRPr="00793020" w:rsidRDefault="006B7ABA" w:rsidP="00A03B77">
      <w:pPr>
        <w:jc w:val="both"/>
        <w:rPr>
          <w:rFonts w:ascii="Garamond" w:hAnsi="Garamond"/>
        </w:rPr>
      </w:pPr>
      <w:r w:rsidRPr="00793020">
        <w:rPr>
          <w:rFonts w:ascii="Garamond" w:hAnsi="Garamond"/>
        </w:rPr>
        <w:t>6.8.</w:t>
      </w:r>
      <w:r w:rsidRPr="00793020">
        <w:rPr>
          <w:rFonts w:ascii="Garamond" w:hAnsi="Garamond"/>
        </w:rPr>
        <w:tab/>
        <w:t>Quaisquer alterações do presente Contrato deverão proceder-se via termo aditivo, assinado por ambas as partes, não cabendo vinculações tácitas ou presunção de modificação.</w:t>
      </w:r>
    </w:p>
    <w:p w14:paraId="3D115EE8" w14:textId="7C27FEA5" w:rsidR="006B7ABA" w:rsidRPr="00793020" w:rsidRDefault="006B7ABA" w:rsidP="00A03B77">
      <w:pPr>
        <w:jc w:val="both"/>
        <w:rPr>
          <w:rFonts w:ascii="Garamond" w:hAnsi="Garamond"/>
        </w:rPr>
      </w:pPr>
      <w:r w:rsidRPr="00793020">
        <w:rPr>
          <w:rFonts w:ascii="Garamond" w:hAnsi="Garamond"/>
        </w:rPr>
        <w:t>6.9.</w:t>
      </w:r>
      <w:r w:rsidRPr="00793020">
        <w:rPr>
          <w:rFonts w:ascii="Garamond" w:hAnsi="Garamond"/>
        </w:rPr>
        <w:tab/>
        <w:t>Fica estipulado que a compra e venda dos serviços, objeto deste contrato, têm caráter IRRETRATÁVEL E IRREVOGÁVEL, havendo a possibilidade de aditamento, mediante concordância expressa de ambas as partes.</w:t>
      </w:r>
    </w:p>
    <w:p w14:paraId="015FC634" w14:textId="77777777" w:rsidR="00A03B77" w:rsidRPr="00793020" w:rsidRDefault="00A03B77" w:rsidP="00A03B77">
      <w:pPr>
        <w:jc w:val="both"/>
        <w:rPr>
          <w:rFonts w:ascii="Garamond" w:hAnsi="Garamond"/>
          <w:b/>
          <w:bCs/>
        </w:rPr>
      </w:pPr>
      <w:r w:rsidRPr="00793020">
        <w:rPr>
          <w:rFonts w:ascii="Garamond" w:hAnsi="Garamond"/>
          <w:b/>
          <w:bCs/>
        </w:rPr>
        <w:t>7. IMAGENS</w:t>
      </w:r>
    </w:p>
    <w:p w14:paraId="08E6B19D" w14:textId="77777777" w:rsidR="006B7ABA" w:rsidRPr="00793020" w:rsidRDefault="006B7ABA" w:rsidP="00A03B77">
      <w:pPr>
        <w:jc w:val="both"/>
        <w:rPr>
          <w:rFonts w:ascii="Garamond" w:hAnsi="Garamond"/>
        </w:rPr>
      </w:pPr>
      <w:r w:rsidRPr="00793020">
        <w:rPr>
          <w:rFonts w:ascii="Garamond" w:hAnsi="Garamond"/>
        </w:rPr>
        <w:t>7.1.</w:t>
      </w:r>
      <w:r w:rsidRPr="00793020">
        <w:rPr>
          <w:rFonts w:ascii="Garamond" w:hAnsi="Garamond"/>
        </w:rPr>
        <w:tab/>
        <w:t xml:space="preserve">Por ocasião da assinatura do presente contrato, o CONTRATANTE, de livre e espontânea vontade, cede, autoriza e transfere para a CONTRATADA e empresas do seu grupo econômico, bem como aos sucessores, sócios, cessionários e produtores, de forma irrevogável e irretratável, por tempo indeterminado e incondicionalmente, a título gratuito, os direitos patrimoniais sobre a sua imagem e som da sua voz capturadas e/ou gravadas, com fotografias, vídeos e/ou outros meios tecnológicos, para fins institucionais e comerciais, para todos os usos e modalidades de utilização permitidas, conhecidas ou que venham a ser conhecidas, sendo que, o exercício ou não dos direitos ora cedidos, autorizados e transferidos não implicará em perda dos respectivos, nem a violação de qualquer direito da CONTRATANTE, seja ele qual for, estando, desde já, a CONTRATADA resguardada contra todas e/ou quaisquer reclamações neste sentido. </w:t>
      </w:r>
    </w:p>
    <w:p w14:paraId="153877EE" w14:textId="77777777" w:rsidR="006B7ABA" w:rsidRPr="00793020" w:rsidRDefault="006B7ABA" w:rsidP="00A03B77">
      <w:pPr>
        <w:jc w:val="both"/>
        <w:rPr>
          <w:rFonts w:ascii="Garamond" w:hAnsi="Garamond"/>
        </w:rPr>
      </w:pPr>
      <w:r w:rsidRPr="00793020">
        <w:rPr>
          <w:rFonts w:ascii="Garamond" w:hAnsi="Garamond"/>
        </w:rPr>
        <w:t xml:space="preserve">O aluno se declara ciente de que sua imagem poderá ser veiculada tanto em materiais institucionais quanto </w:t>
      </w:r>
      <w:r w:rsidRPr="00793020">
        <w:rPr>
          <w:rFonts w:ascii="Garamond" w:hAnsi="Garamond"/>
        </w:rPr>
        <w:lastRenderedPageBreak/>
        <w:t>materiais promocionais, não havendo nenhuma contraprestação para tanto. Dessa forma, o CONTRATANTE concede o seu consentimento, expresso, inequívoco, irretratável e irrevogável, quanto ao todo disposto nesta Cláusula.</w:t>
      </w:r>
    </w:p>
    <w:p w14:paraId="4BC9A079" w14:textId="77777777" w:rsidR="006B7ABA" w:rsidRDefault="006B7ABA" w:rsidP="00A03B77">
      <w:pPr>
        <w:jc w:val="both"/>
        <w:rPr>
          <w:rFonts w:ascii="Garamond" w:hAnsi="Garamond"/>
        </w:rPr>
      </w:pPr>
      <w:r w:rsidRPr="00793020">
        <w:rPr>
          <w:rFonts w:ascii="Garamond" w:hAnsi="Garamond"/>
        </w:rPr>
        <w:t>7.2.</w:t>
      </w:r>
      <w:r w:rsidRPr="00793020">
        <w:rPr>
          <w:rFonts w:ascii="Garamond" w:hAnsi="Garamond"/>
        </w:rPr>
        <w:tab/>
        <w:t>É parte da metodologia da CONTRATADA, para fins de desenvolvimento de habilidades e ferramentas ensinadas em curso ou treinamento contratado, a gravação de vídeos como forma de demonstração pedagógica para visualização de resultados obtidos e avanço de técnicas. O CONTRATANTE está ciente, concorda e autoriza a CONTRATADA a efetuar tais gravações, estando ciente também que a negativa prejudicará a adequada e boa prestação de serviços ora contratada.</w:t>
      </w:r>
    </w:p>
    <w:p w14:paraId="512AAF66" w14:textId="77777777" w:rsidR="00437088" w:rsidRPr="001500C1" w:rsidRDefault="00437088" w:rsidP="00437088">
      <w:pPr>
        <w:jc w:val="both"/>
        <w:rPr>
          <w:rFonts w:ascii="Garamond" w:hAnsi="Garamond"/>
          <w:b/>
          <w:bCs/>
        </w:rPr>
      </w:pPr>
      <w:r>
        <w:rPr>
          <w:rFonts w:ascii="Garamond" w:hAnsi="Garamond"/>
          <w:b/>
          <w:bCs/>
        </w:rPr>
        <w:t>8.</w:t>
      </w:r>
      <w:r w:rsidRPr="001500C1">
        <w:rPr>
          <w:rFonts w:ascii="Garamond" w:hAnsi="Garamond"/>
          <w:b/>
          <w:bCs/>
        </w:rPr>
        <w:t xml:space="preserve"> IRREVOGABILIDADE</w:t>
      </w:r>
    </w:p>
    <w:p w14:paraId="20E1F4FA" w14:textId="5F7F3F94" w:rsidR="00437088" w:rsidRPr="00437088" w:rsidRDefault="00437088" w:rsidP="00437088">
      <w:pPr>
        <w:jc w:val="both"/>
        <w:rPr>
          <w:rFonts w:ascii="Garamond" w:hAnsi="Garamond"/>
        </w:rPr>
      </w:pPr>
      <w:r>
        <w:rPr>
          <w:rFonts w:ascii="Garamond" w:hAnsi="Garamond"/>
        </w:rPr>
        <w:t>8</w:t>
      </w:r>
      <w:r w:rsidRPr="001500C1">
        <w:rPr>
          <w:rFonts w:ascii="Garamond" w:hAnsi="Garamond"/>
        </w:rPr>
        <w:t>.</w:t>
      </w:r>
      <w:r>
        <w:rPr>
          <w:rFonts w:ascii="Garamond" w:hAnsi="Garamond"/>
        </w:rPr>
        <w:t>1</w:t>
      </w:r>
      <w:r w:rsidRPr="001500C1">
        <w:rPr>
          <w:rFonts w:ascii="Garamond" w:hAnsi="Garamond"/>
        </w:rPr>
        <w:tab/>
        <w:t>Fica estipulado que a compra e venda dos serviços</w:t>
      </w:r>
      <w:r>
        <w:rPr>
          <w:rFonts w:ascii="Garamond" w:hAnsi="Garamond"/>
        </w:rPr>
        <w:t>,</w:t>
      </w:r>
      <w:r w:rsidRPr="001500C1">
        <w:rPr>
          <w:rFonts w:ascii="Garamond" w:hAnsi="Garamond"/>
        </w:rPr>
        <w:t xml:space="preserve"> objeto deste contrato</w:t>
      </w:r>
      <w:r>
        <w:rPr>
          <w:rFonts w:ascii="Garamond" w:hAnsi="Garamond"/>
        </w:rPr>
        <w:t>,</w:t>
      </w:r>
      <w:r w:rsidRPr="001500C1">
        <w:rPr>
          <w:rFonts w:ascii="Garamond" w:hAnsi="Garamond"/>
        </w:rPr>
        <w:t xml:space="preserve"> t</w:t>
      </w:r>
      <w:r>
        <w:rPr>
          <w:rFonts w:ascii="Garamond" w:hAnsi="Garamond"/>
        </w:rPr>
        <w:t>ê</w:t>
      </w:r>
      <w:r w:rsidRPr="001500C1">
        <w:rPr>
          <w:rFonts w:ascii="Garamond" w:hAnsi="Garamond"/>
        </w:rPr>
        <w:t>m caráter IRRETRATÁVEL E IRREVOGÁVEL, havendo a possibilidade de aditamento, mediante concordância expressa de ambas as partes.</w:t>
      </w:r>
    </w:p>
    <w:p w14:paraId="4A110620" w14:textId="77777777" w:rsidR="00437088" w:rsidRPr="001500C1" w:rsidRDefault="00437088" w:rsidP="00437088">
      <w:pPr>
        <w:jc w:val="both"/>
        <w:rPr>
          <w:rFonts w:ascii="Garamond" w:hAnsi="Garamond"/>
          <w:b/>
          <w:bCs/>
        </w:rPr>
      </w:pPr>
      <w:r>
        <w:rPr>
          <w:rFonts w:ascii="Garamond" w:hAnsi="Garamond"/>
          <w:b/>
          <w:bCs/>
        </w:rPr>
        <w:t xml:space="preserve">9. </w:t>
      </w:r>
      <w:r w:rsidRPr="001500C1">
        <w:rPr>
          <w:rFonts w:ascii="Garamond" w:hAnsi="Garamond"/>
          <w:b/>
          <w:bCs/>
        </w:rPr>
        <w:t xml:space="preserve"> FORO</w:t>
      </w:r>
    </w:p>
    <w:p w14:paraId="0A24C754" w14:textId="7EB7A5CD" w:rsidR="00437088" w:rsidRDefault="00437088" w:rsidP="00437088">
      <w:pPr>
        <w:jc w:val="both"/>
        <w:rPr>
          <w:rFonts w:ascii="Garamond" w:hAnsi="Garamond"/>
        </w:rPr>
      </w:pPr>
      <w:r>
        <w:rPr>
          <w:rFonts w:ascii="Garamond" w:hAnsi="Garamond"/>
        </w:rPr>
        <w:lastRenderedPageBreak/>
        <w:t>9</w:t>
      </w:r>
      <w:r w:rsidRPr="001500C1">
        <w:rPr>
          <w:rFonts w:ascii="Garamond" w:hAnsi="Garamond"/>
        </w:rPr>
        <w:t>.</w:t>
      </w:r>
      <w:r>
        <w:rPr>
          <w:rFonts w:ascii="Garamond" w:hAnsi="Garamond"/>
        </w:rPr>
        <w:t>1</w:t>
      </w:r>
      <w:r w:rsidRPr="001500C1">
        <w:rPr>
          <w:rFonts w:ascii="Garamond" w:hAnsi="Garamond"/>
        </w:rPr>
        <w:tab/>
        <w:t xml:space="preserve">As partes elegem o foro de </w:t>
      </w:r>
      <w:permStart w:id="1813525583" w:edGrp="everyone"/>
      <w:r w:rsidRPr="009A2CFD">
        <w:rPr>
          <w:rFonts w:ascii="Garamond" w:hAnsi="Garamond"/>
          <w:highlight w:val="yellow"/>
        </w:rPr>
        <w:t>{Cidade},</w:t>
      </w:r>
      <w:r w:rsidRPr="001500C1">
        <w:rPr>
          <w:rFonts w:ascii="Garamond" w:hAnsi="Garamond"/>
        </w:rPr>
        <w:t xml:space="preserve"> </w:t>
      </w:r>
      <w:permEnd w:id="1813525583"/>
      <w:r w:rsidRPr="001500C1">
        <w:rPr>
          <w:rFonts w:ascii="Garamond" w:hAnsi="Garamond"/>
        </w:rPr>
        <w:t xml:space="preserve">Estado de </w:t>
      </w:r>
      <w:permStart w:id="1629372912" w:edGrp="everyone"/>
      <w:r w:rsidRPr="009A2CFD">
        <w:rPr>
          <w:rFonts w:ascii="Garamond" w:hAnsi="Garamond"/>
        </w:rPr>
        <w:t>{Estado}</w:t>
      </w:r>
      <w:r w:rsidRPr="001500C1">
        <w:rPr>
          <w:rFonts w:ascii="Garamond" w:hAnsi="Garamond"/>
        </w:rPr>
        <w:t xml:space="preserve"> </w:t>
      </w:r>
      <w:permEnd w:id="1629372912"/>
      <w:r w:rsidRPr="001500C1">
        <w:rPr>
          <w:rFonts w:ascii="Garamond" w:hAnsi="Garamond"/>
        </w:rPr>
        <w:t>para dirimir eventuais dúvidas e conflitos oriundos deste Instrumento.</w:t>
      </w:r>
    </w:p>
    <w:p w14:paraId="26FECFDD" w14:textId="293C84BC" w:rsidR="006B7ABA" w:rsidRPr="00793020" w:rsidRDefault="005F2382" w:rsidP="00A03B77">
      <w:pPr>
        <w:jc w:val="both"/>
        <w:rPr>
          <w:rFonts w:ascii="Garamond" w:hAnsi="Garamond"/>
          <w:b/>
          <w:bCs/>
        </w:rPr>
      </w:pPr>
      <w:r>
        <w:rPr>
          <w:rFonts w:ascii="Garamond" w:hAnsi="Garamond"/>
          <w:b/>
          <w:bCs/>
        </w:rPr>
        <w:t>10</w:t>
      </w:r>
      <w:r w:rsidR="00A03B77" w:rsidRPr="00793020">
        <w:rPr>
          <w:rFonts w:ascii="Garamond" w:hAnsi="Garamond"/>
          <w:b/>
          <w:bCs/>
        </w:rPr>
        <w:t>. ASSINATURA</w:t>
      </w:r>
    </w:p>
    <w:p w14:paraId="7A83E749" w14:textId="424AC00B" w:rsidR="006B7ABA" w:rsidRPr="00793020" w:rsidRDefault="005F2382" w:rsidP="00A03B77">
      <w:pPr>
        <w:jc w:val="both"/>
        <w:rPr>
          <w:rFonts w:ascii="Garamond" w:hAnsi="Garamond"/>
        </w:rPr>
      </w:pPr>
      <w:r>
        <w:rPr>
          <w:rFonts w:ascii="Garamond" w:hAnsi="Garamond"/>
        </w:rPr>
        <w:t>10</w:t>
      </w:r>
      <w:r w:rsidR="006B7ABA" w:rsidRPr="00793020">
        <w:rPr>
          <w:rFonts w:ascii="Garamond" w:hAnsi="Garamond"/>
        </w:rPr>
        <w:t>.1.</w:t>
      </w:r>
      <w:r w:rsidR="006B7ABA" w:rsidRPr="00793020">
        <w:rPr>
          <w:rFonts w:ascii="Garamond" w:hAnsi="Garamond"/>
        </w:rPr>
        <w:tab/>
        <w:t xml:space="preserve">As partes aceitam, sem qualquer objeção, assinarem o presente instrumento eletronicamente por meio de plataforma que esteja em conformidade com as normas que regulamentam as assinaturas eletrônicas, especialmente as Medidas Provisórias 983/2020 e 2.200/2001, assim, este Contrato se torna título executivo para todos os fins, dispensada a assinatura de quaisquer testemunhas, nos termos do art.784, § 4º, do Código de Processo Civil. </w:t>
      </w:r>
    </w:p>
    <w:p w14:paraId="6D4571FD" w14:textId="5C965E48" w:rsidR="006B7ABA" w:rsidRPr="00793020" w:rsidRDefault="005F2382" w:rsidP="00A03B77">
      <w:pPr>
        <w:jc w:val="both"/>
        <w:rPr>
          <w:rFonts w:ascii="Garamond" w:hAnsi="Garamond"/>
        </w:rPr>
      </w:pPr>
      <w:r>
        <w:rPr>
          <w:rFonts w:ascii="Garamond" w:hAnsi="Garamond"/>
        </w:rPr>
        <w:t>10</w:t>
      </w:r>
      <w:r w:rsidR="006B7ABA" w:rsidRPr="00793020">
        <w:rPr>
          <w:rFonts w:ascii="Garamond" w:hAnsi="Garamond"/>
        </w:rPr>
        <w:t>.2.</w:t>
      </w:r>
      <w:r w:rsidR="006B7ABA" w:rsidRPr="00793020">
        <w:rPr>
          <w:rFonts w:ascii="Garamond" w:hAnsi="Garamond"/>
        </w:rPr>
        <w:tab/>
        <w:t xml:space="preserve">As partes concordam que, na hipótese deste instrumento ser assinado fisicamente, a parte detentora de uma via física poderá digitalizá-lo na forma estabelecida no Decreto nº 10.278/2020, de forma a resguardar sua validade em caso de descarte.  </w:t>
      </w:r>
    </w:p>
    <w:p w14:paraId="6EC2AB82" w14:textId="68E3559C" w:rsidR="00C0014F" w:rsidRPr="00793020" w:rsidRDefault="00886EDD" w:rsidP="00437088">
      <w:pPr>
        <w:jc w:val="both"/>
        <w:rPr>
          <w:rFonts w:ascii="Garamond" w:hAnsi="Garamond"/>
        </w:rPr>
        <w:sectPr w:rsidR="00C0014F" w:rsidRPr="00793020" w:rsidSect="00A03B77">
          <w:type w:val="continuous"/>
          <w:pgSz w:w="11906" w:h="16838"/>
          <w:pgMar w:top="720" w:right="720" w:bottom="720" w:left="720" w:header="708" w:footer="708" w:gutter="0"/>
          <w:cols w:num="2" w:space="708"/>
          <w:docGrid w:linePitch="360"/>
        </w:sectPr>
      </w:pPr>
      <w:r>
        <w:rPr>
          <w:rFonts w:ascii="Garamond" w:hAnsi="Garamond"/>
        </w:rPr>
        <w:t>10</w:t>
      </w:r>
      <w:r w:rsidR="006B7ABA" w:rsidRPr="00793020">
        <w:rPr>
          <w:rFonts w:ascii="Garamond" w:hAnsi="Garamond"/>
        </w:rPr>
        <w:t>.3.</w:t>
      </w:r>
      <w:r w:rsidR="006B7ABA" w:rsidRPr="00793020">
        <w:rPr>
          <w:rFonts w:ascii="Garamond" w:hAnsi="Garamond"/>
        </w:rPr>
        <w:tab/>
        <w:t xml:space="preserve">A parte que providenciar a digitalização, por si ou por terceiro, garante que cumprirá os requisitos previstos no Decreto nº 10.278/2020, em especial aqueles constantes no artigo 4º, hipótese em que a outra Parte não se oporá à validade deste instrumento digitalizado. </w:t>
      </w:r>
    </w:p>
    <w:p w14:paraId="10F85AAC" w14:textId="77777777" w:rsidR="00A03B77" w:rsidRPr="00793020" w:rsidRDefault="00A03B77" w:rsidP="006B7ABA">
      <w:pPr>
        <w:rPr>
          <w:rFonts w:ascii="Garamond" w:hAnsi="Garamond"/>
        </w:rPr>
      </w:pPr>
    </w:p>
    <w:p w14:paraId="0C7430FD" w14:textId="3B0A30A1" w:rsidR="006B7ABA" w:rsidRPr="00793020" w:rsidRDefault="006B7ABA" w:rsidP="006B7ABA">
      <w:pPr>
        <w:rPr>
          <w:rFonts w:ascii="Garamond" w:hAnsi="Garamond"/>
        </w:rPr>
      </w:pPr>
      <w:r w:rsidRPr="00793020">
        <w:rPr>
          <w:rFonts w:ascii="Garamond" w:hAnsi="Garamond"/>
        </w:rPr>
        <w:t>E, por estarem justo e acordados, assinam o presente em duas vias de igual teor e forma ou, em via única, caso seja assinado eletronicamente.</w:t>
      </w:r>
    </w:p>
    <w:p w14:paraId="60880059" w14:textId="77777777" w:rsidR="006B7ABA" w:rsidRPr="00793020" w:rsidRDefault="006B7ABA" w:rsidP="006B7ABA">
      <w:pPr>
        <w:rPr>
          <w:rFonts w:ascii="Garamond" w:hAnsi="Garamond"/>
        </w:rPr>
      </w:pPr>
    </w:p>
    <w:p w14:paraId="5C823723" w14:textId="77777777" w:rsidR="006B7ABA" w:rsidRPr="00793020" w:rsidRDefault="006B7ABA" w:rsidP="006B7ABA">
      <w:pPr>
        <w:rPr>
          <w:rFonts w:ascii="Garamond" w:hAnsi="Garamond"/>
        </w:rPr>
      </w:pPr>
      <w:permStart w:id="827226297" w:edGrp="everyone"/>
      <w:r w:rsidRPr="009A2CFD">
        <w:rPr>
          <w:rFonts w:ascii="Garamond" w:hAnsi="Garamond"/>
          <w:highlight w:val="yellow"/>
        </w:rPr>
        <w:t>{Cidade},</w:t>
      </w:r>
      <w:r w:rsidRPr="00793020">
        <w:rPr>
          <w:rFonts w:ascii="Garamond" w:hAnsi="Garamond"/>
        </w:rPr>
        <w:t xml:space="preserve"> _______</w:t>
      </w:r>
      <w:permEnd w:id="827226297"/>
      <w:r w:rsidRPr="00793020">
        <w:rPr>
          <w:rFonts w:ascii="Garamond" w:hAnsi="Garamond"/>
        </w:rPr>
        <w:t xml:space="preserve"> de</w:t>
      </w:r>
      <w:permStart w:id="1255818509" w:edGrp="everyone"/>
      <w:r w:rsidRPr="00793020">
        <w:rPr>
          <w:rFonts w:ascii="Garamond" w:hAnsi="Garamond"/>
        </w:rPr>
        <w:t xml:space="preserve"> __________ </w:t>
      </w:r>
      <w:permEnd w:id="1255818509"/>
      <w:r w:rsidRPr="00793020">
        <w:rPr>
          <w:rFonts w:ascii="Garamond" w:hAnsi="Garamond"/>
        </w:rPr>
        <w:t>de 20</w:t>
      </w:r>
      <w:permStart w:id="142168983" w:edGrp="everyone"/>
      <w:r w:rsidRPr="00793020">
        <w:rPr>
          <w:rFonts w:ascii="Garamond" w:hAnsi="Garamond"/>
        </w:rPr>
        <w:t>______</w:t>
      </w:r>
      <w:permEnd w:id="142168983"/>
      <w:r w:rsidRPr="00793020">
        <w:rPr>
          <w:rFonts w:ascii="Garamond" w:hAnsi="Garamond"/>
        </w:rPr>
        <w:t>.</w:t>
      </w:r>
    </w:p>
    <w:p w14:paraId="0A8A2DA2" w14:textId="77777777" w:rsidR="006B7ABA" w:rsidRPr="00793020" w:rsidRDefault="006B7ABA" w:rsidP="006B7ABA">
      <w:pPr>
        <w:rPr>
          <w:rFonts w:ascii="Garamond" w:hAnsi="Garamond"/>
        </w:rPr>
      </w:pPr>
    </w:p>
    <w:p w14:paraId="72055340" w14:textId="77777777" w:rsidR="006B7ABA" w:rsidRPr="00793020" w:rsidRDefault="006B7ABA" w:rsidP="006B7ABA">
      <w:pPr>
        <w:rPr>
          <w:rFonts w:ascii="Garamond" w:hAnsi="Garamond"/>
        </w:rPr>
      </w:pPr>
    </w:p>
    <w:p w14:paraId="5157AF51" w14:textId="77777777" w:rsidR="006B7ABA" w:rsidRPr="00793020" w:rsidRDefault="006B7ABA" w:rsidP="006B7ABA">
      <w:pPr>
        <w:rPr>
          <w:rFonts w:ascii="Garamond" w:hAnsi="Garamond"/>
        </w:rPr>
      </w:pPr>
      <w:r w:rsidRPr="00793020">
        <w:rPr>
          <w:rFonts w:ascii="Garamond" w:hAnsi="Garamond"/>
        </w:rPr>
        <w:t xml:space="preserve">_______________________________________       </w:t>
      </w:r>
      <w:r w:rsidRPr="00793020">
        <w:rPr>
          <w:rFonts w:ascii="Garamond" w:hAnsi="Garamond"/>
        </w:rPr>
        <w:tab/>
        <w:t xml:space="preserve">      </w:t>
      </w:r>
      <w:r w:rsidRPr="00793020">
        <w:rPr>
          <w:rFonts w:ascii="Garamond" w:hAnsi="Garamond"/>
        </w:rPr>
        <w:tab/>
        <w:t>_________________________________________</w:t>
      </w:r>
    </w:p>
    <w:p w14:paraId="2BED9403" w14:textId="25610D1C" w:rsidR="006B7ABA" w:rsidRPr="007157E1" w:rsidRDefault="006B7ABA" w:rsidP="006B7ABA">
      <w:pPr>
        <w:rPr>
          <w:rFonts w:ascii="Garamond" w:hAnsi="Garamond"/>
          <w:b/>
        </w:rPr>
      </w:pPr>
      <w:r w:rsidRPr="007157E1">
        <w:rPr>
          <w:rFonts w:ascii="Garamond" w:hAnsi="Garamond"/>
          <w:b/>
        </w:rPr>
        <w:t>CONTRATADA</w:t>
      </w:r>
      <w:r w:rsidRPr="007157E1">
        <w:rPr>
          <w:rFonts w:ascii="Garamond" w:hAnsi="Garamond"/>
          <w:b/>
        </w:rPr>
        <w:tab/>
      </w:r>
      <w:r w:rsidRPr="007157E1">
        <w:rPr>
          <w:rFonts w:ascii="Garamond" w:hAnsi="Garamond"/>
          <w:b/>
        </w:rPr>
        <w:tab/>
        <w:t xml:space="preserve">   </w:t>
      </w:r>
      <w:r w:rsidR="00A03B77" w:rsidRPr="007157E1">
        <w:rPr>
          <w:rFonts w:ascii="Garamond" w:hAnsi="Garamond"/>
          <w:b/>
        </w:rPr>
        <w:tab/>
      </w:r>
      <w:r w:rsidR="00A03B77" w:rsidRPr="007157E1">
        <w:rPr>
          <w:rFonts w:ascii="Garamond" w:hAnsi="Garamond"/>
          <w:b/>
        </w:rPr>
        <w:tab/>
      </w:r>
      <w:r w:rsidR="00A03B77" w:rsidRPr="007157E1">
        <w:rPr>
          <w:rFonts w:ascii="Garamond" w:hAnsi="Garamond"/>
          <w:b/>
        </w:rPr>
        <w:tab/>
      </w:r>
      <w:r w:rsidR="00A03B77" w:rsidRPr="007157E1">
        <w:rPr>
          <w:rFonts w:ascii="Garamond" w:hAnsi="Garamond"/>
          <w:b/>
        </w:rPr>
        <w:tab/>
      </w:r>
      <w:r w:rsidRPr="007157E1">
        <w:rPr>
          <w:rFonts w:ascii="Garamond" w:hAnsi="Garamond"/>
          <w:b/>
        </w:rPr>
        <w:t>CONTRATANTE</w:t>
      </w:r>
    </w:p>
    <w:p w14:paraId="54540BE8" w14:textId="77777777" w:rsidR="006B7ABA" w:rsidRPr="007157E1" w:rsidRDefault="006B7ABA" w:rsidP="006B7ABA">
      <w:pPr>
        <w:rPr>
          <w:rFonts w:ascii="Garamond" w:hAnsi="Garamond"/>
          <w:b/>
        </w:rPr>
      </w:pPr>
    </w:p>
    <w:p w14:paraId="3759B4CC" w14:textId="77777777" w:rsidR="006B7ABA" w:rsidRPr="00793020" w:rsidRDefault="006B7ABA" w:rsidP="006B7ABA">
      <w:pPr>
        <w:rPr>
          <w:rFonts w:ascii="Garamond" w:hAnsi="Garamond"/>
        </w:rPr>
      </w:pPr>
      <w:r w:rsidRPr="00793020">
        <w:rPr>
          <w:rFonts w:ascii="Garamond" w:hAnsi="Garamond"/>
        </w:rPr>
        <w:t xml:space="preserve">____________________________________ </w:t>
      </w:r>
      <w:r w:rsidRPr="00793020">
        <w:rPr>
          <w:rFonts w:ascii="Garamond" w:hAnsi="Garamond"/>
        </w:rPr>
        <w:tab/>
      </w:r>
      <w:r w:rsidRPr="00793020">
        <w:rPr>
          <w:rFonts w:ascii="Garamond" w:hAnsi="Garamond"/>
        </w:rPr>
        <w:tab/>
        <w:t xml:space="preserve">      </w:t>
      </w:r>
      <w:r w:rsidRPr="00793020">
        <w:rPr>
          <w:rFonts w:ascii="Garamond" w:hAnsi="Garamond"/>
        </w:rPr>
        <w:tab/>
        <w:t>_________________________________________</w:t>
      </w:r>
    </w:p>
    <w:p w14:paraId="0779D712" w14:textId="3E2D5C25" w:rsidR="006B7ABA" w:rsidRPr="007157E1" w:rsidRDefault="006B7ABA" w:rsidP="006B7ABA">
      <w:pPr>
        <w:rPr>
          <w:rFonts w:ascii="Garamond" w:hAnsi="Garamond"/>
          <w:b/>
        </w:rPr>
      </w:pPr>
      <w:r w:rsidRPr="007157E1">
        <w:rPr>
          <w:rFonts w:ascii="Garamond" w:hAnsi="Garamond"/>
          <w:b/>
        </w:rPr>
        <w:t>1a Testemunha</w:t>
      </w:r>
      <w:r w:rsidRPr="007157E1">
        <w:rPr>
          <w:rFonts w:ascii="Garamond" w:hAnsi="Garamond"/>
          <w:b/>
        </w:rPr>
        <w:tab/>
      </w:r>
      <w:r w:rsidR="00A03B77" w:rsidRPr="007157E1">
        <w:rPr>
          <w:rFonts w:ascii="Garamond" w:hAnsi="Garamond"/>
          <w:b/>
        </w:rPr>
        <w:tab/>
      </w:r>
      <w:r w:rsidR="00A03B77" w:rsidRPr="007157E1">
        <w:rPr>
          <w:rFonts w:ascii="Garamond" w:hAnsi="Garamond"/>
          <w:b/>
        </w:rPr>
        <w:tab/>
      </w:r>
      <w:r w:rsidR="00A03B77" w:rsidRPr="007157E1">
        <w:rPr>
          <w:rFonts w:ascii="Garamond" w:hAnsi="Garamond"/>
          <w:b/>
        </w:rPr>
        <w:tab/>
      </w:r>
      <w:r w:rsidR="00A03B77" w:rsidRPr="007157E1">
        <w:rPr>
          <w:rFonts w:ascii="Garamond" w:hAnsi="Garamond"/>
          <w:b/>
        </w:rPr>
        <w:tab/>
      </w:r>
      <w:r w:rsidR="00A03B77" w:rsidRPr="007157E1">
        <w:rPr>
          <w:rFonts w:ascii="Garamond" w:hAnsi="Garamond"/>
          <w:b/>
        </w:rPr>
        <w:tab/>
      </w:r>
      <w:r w:rsidRPr="007157E1">
        <w:rPr>
          <w:rFonts w:ascii="Garamond" w:hAnsi="Garamond"/>
          <w:b/>
        </w:rPr>
        <w:t>2a Testemunha</w:t>
      </w:r>
    </w:p>
    <w:p w14:paraId="683C82A9" w14:textId="6CB6DC46" w:rsidR="006B7ABA" w:rsidRPr="007157E1" w:rsidRDefault="006B7ABA" w:rsidP="006B7ABA">
      <w:pPr>
        <w:rPr>
          <w:rFonts w:ascii="Garamond" w:hAnsi="Garamond"/>
          <w:b/>
        </w:rPr>
      </w:pPr>
      <w:r w:rsidRPr="007157E1">
        <w:rPr>
          <w:rFonts w:ascii="Garamond" w:hAnsi="Garamond"/>
          <w:b/>
        </w:rPr>
        <w:t>Nome</w:t>
      </w:r>
      <w:permStart w:id="312748735" w:edGrp="everyone"/>
      <w:r w:rsidRPr="007157E1">
        <w:rPr>
          <w:rFonts w:ascii="Garamond" w:hAnsi="Garamond"/>
          <w:b/>
        </w:rPr>
        <w:t xml:space="preserve">: </w:t>
      </w:r>
      <w:r w:rsidR="00A03B77" w:rsidRPr="007157E1">
        <w:rPr>
          <w:rFonts w:ascii="Garamond" w:hAnsi="Garamond"/>
          <w:b/>
        </w:rPr>
        <w:t xml:space="preserve"> </w:t>
      </w:r>
      <w:r w:rsidR="00A03B77" w:rsidRPr="007157E1">
        <w:rPr>
          <w:rFonts w:ascii="Garamond" w:hAnsi="Garamond"/>
          <w:b/>
        </w:rPr>
        <w:tab/>
      </w:r>
      <w:permEnd w:id="312748735"/>
      <w:r w:rsidR="00A03B77" w:rsidRPr="007157E1">
        <w:rPr>
          <w:rFonts w:ascii="Garamond" w:hAnsi="Garamond"/>
          <w:b/>
        </w:rPr>
        <w:tab/>
      </w:r>
      <w:r w:rsidR="00A03B77" w:rsidRPr="007157E1">
        <w:rPr>
          <w:rFonts w:ascii="Garamond" w:hAnsi="Garamond"/>
          <w:b/>
        </w:rPr>
        <w:tab/>
      </w:r>
      <w:r w:rsidR="00A03B77" w:rsidRPr="007157E1">
        <w:rPr>
          <w:rFonts w:ascii="Garamond" w:hAnsi="Garamond"/>
          <w:b/>
        </w:rPr>
        <w:tab/>
      </w:r>
      <w:r w:rsidR="00A03B77" w:rsidRPr="007157E1">
        <w:rPr>
          <w:rFonts w:ascii="Garamond" w:hAnsi="Garamond"/>
          <w:b/>
        </w:rPr>
        <w:tab/>
      </w:r>
      <w:r w:rsidR="00A03B77" w:rsidRPr="007157E1">
        <w:rPr>
          <w:rFonts w:ascii="Garamond" w:hAnsi="Garamond"/>
          <w:b/>
        </w:rPr>
        <w:tab/>
      </w:r>
      <w:r w:rsidR="00A03B77" w:rsidRPr="007157E1">
        <w:rPr>
          <w:rFonts w:ascii="Garamond" w:hAnsi="Garamond"/>
          <w:b/>
        </w:rPr>
        <w:tab/>
      </w:r>
      <w:r w:rsidRPr="007157E1">
        <w:rPr>
          <w:rFonts w:ascii="Garamond" w:hAnsi="Garamond"/>
          <w:b/>
        </w:rPr>
        <w:t>Nome:</w:t>
      </w:r>
      <w:permStart w:id="913179545" w:edGrp="everyone"/>
    </w:p>
    <w:permEnd w:id="913179545"/>
    <w:p w14:paraId="1E76B432" w14:textId="5C441A57" w:rsidR="007B20FA" w:rsidRPr="007157E1" w:rsidRDefault="006B7ABA" w:rsidP="006B7ABA">
      <w:pPr>
        <w:rPr>
          <w:rFonts w:ascii="Garamond" w:hAnsi="Garamond"/>
          <w:b/>
        </w:rPr>
      </w:pPr>
      <w:r w:rsidRPr="007157E1">
        <w:rPr>
          <w:rFonts w:ascii="Garamond" w:hAnsi="Garamond"/>
          <w:b/>
        </w:rPr>
        <w:t>RG</w:t>
      </w:r>
      <w:permStart w:id="1575445719" w:edGrp="everyone"/>
      <w:r w:rsidRPr="007157E1">
        <w:rPr>
          <w:rFonts w:ascii="Garamond" w:hAnsi="Garamond"/>
          <w:b/>
        </w:rPr>
        <w:tab/>
      </w:r>
      <w:r w:rsidR="00A03B77" w:rsidRPr="007157E1">
        <w:rPr>
          <w:rFonts w:ascii="Garamond" w:hAnsi="Garamond"/>
          <w:b/>
        </w:rPr>
        <w:tab/>
      </w:r>
      <w:permEnd w:id="1575445719"/>
      <w:r w:rsidR="00A03B77" w:rsidRPr="007157E1">
        <w:rPr>
          <w:rFonts w:ascii="Garamond" w:hAnsi="Garamond"/>
          <w:b/>
        </w:rPr>
        <w:tab/>
      </w:r>
      <w:r w:rsidR="00A03B77" w:rsidRPr="007157E1">
        <w:rPr>
          <w:rFonts w:ascii="Garamond" w:hAnsi="Garamond"/>
          <w:b/>
        </w:rPr>
        <w:tab/>
      </w:r>
      <w:r w:rsidR="00A03B77" w:rsidRPr="007157E1">
        <w:rPr>
          <w:rFonts w:ascii="Garamond" w:hAnsi="Garamond"/>
          <w:b/>
        </w:rPr>
        <w:tab/>
      </w:r>
      <w:r w:rsidR="00A03B77" w:rsidRPr="007157E1">
        <w:rPr>
          <w:rFonts w:ascii="Garamond" w:hAnsi="Garamond"/>
          <w:b/>
        </w:rPr>
        <w:tab/>
      </w:r>
      <w:r w:rsidR="00A03B77" w:rsidRPr="007157E1">
        <w:rPr>
          <w:rFonts w:ascii="Garamond" w:hAnsi="Garamond"/>
          <w:b/>
        </w:rPr>
        <w:tab/>
      </w:r>
      <w:r w:rsidR="00A03B77" w:rsidRPr="007157E1">
        <w:rPr>
          <w:rFonts w:ascii="Garamond" w:hAnsi="Garamond"/>
          <w:b/>
        </w:rPr>
        <w:tab/>
      </w:r>
      <w:r w:rsidRPr="007157E1">
        <w:rPr>
          <w:rFonts w:ascii="Garamond" w:hAnsi="Garamond"/>
          <w:b/>
        </w:rPr>
        <w:t>RG:</w:t>
      </w:r>
      <w:permStart w:id="1768895787" w:edGrp="everyone"/>
      <w:ins w:id="3" w:author="Julia Escudero" w:date="2023-10-07T11:03:00Z">
        <w:r w:rsidR="009A2CFD">
          <w:rPr>
            <w:rFonts w:ascii="Garamond" w:hAnsi="Garamond"/>
            <w:b/>
          </w:rPr>
          <w:t xml:space="preserve">        </w:t>
        </w:r>
      </w:ins>
      <w:permEnd w:id="1768895787"/>
    </w:p>
    <w:sectPr w:rsidR="007B20FA" w:rsidRPr="007157E1" w:rsidSect="00A03B77">
      <w:type w:val="continuous"/>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00EC260" w14:textId="77777777" w:rsidR="0096736A" w:rsidRDefault="0096736A" w:rsidP="00144C3D">
      <w:pPr>
        <w:spacing w:after="0" w:line="240" w:lineRule="auto"/>
      </w:pPr>
      <w:r>
        <w:separator/>
      </w:r>
    </w:p>
  </w:endnote>
  <w:endnote w:type="continuationSeparator" w:id="0">
    <w:p w14:paraId="227F85B5" w14:textId="77777777" w:rsidR="0096736A" w:rsidRDefault="0096736A" w:rsidP="00144C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59DD46" w14:textId="77777777" w:rsidR="0096736A" w:rsidRDefault="0096736A" w:rsidP="00144C3D">
      <w:pPr>
        <w:spacing w:after="0" w:line="240" w:lineRule="auto"/>
      </w:pPr>
      <w:r>
        <w:separator/>
      </w:r>
    </w:p>
  </w:footnote>
  <w:footnote w:type="continuationSeparator" w:id="0">
    <w:p w14:paraId="5DD39388" w14:textId="77777777" w:rsidR="0096736A" w:rsidRDefault="0096736A" w:rsidP="00144C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B39EE"/>
    <w:multiLevelType w:val="multilevel"/>
    <w:tmpl w:val="60B68B0E"/>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05A951C8"/>
    <w:multiLevelType w:val="hybridMultilevel"/>
    <w:tmpl w:val="D9BC948E"/>
    <w:lvl w:ilvl="0" w:tplc="AEAA4726">
      <w:start w:val="1"/>
      <w:numFmt w:val="lowerLetter"/>
      <w:lvlText w:val="%1)"/>
      <w:lvlJc w:val="left"/>
      <w:pPr>
        <w:ind w:left="1428" w:hanging="360"/>
      </w:pPr>
      <w:rPr>
        <w:b/>
        <w:bCs/>
      </w:rPr>
    </w:lvl>
    <w:lvl w:ilvl="1" w:tplc="ED98740A">
      <w:start w:val="1"/>
      <w:numFmt w:val="lowerLetter"/>
      <w:lvlText w:val="(%2)"/>
      <w:lvlJc w:val="left"/>
      <w:pPr>
        <w:ind w:left="2148" w:hanging="360"/>
      </w:pPr>
      <w:rPr>
        <w:rFonts w:hint="default"/>
      </w:r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2">
    <w:nsid w:val="06424378"/>
    <w:multiLevelType w:val="multilevel"/>
    <w:tmpl w:val="D81ADD0C"/>
    <w:lvl w:ilvl="0">
      <w:start w:val="1"/>
      <w:numFmt w:val="decimal"/>
      <w:lvlText w:val="%1."/>
      <w:lvlJc w:val="left"/>
      <w:pPr>
        <w:ind w:left="1065" w:hanging="705"/>
      </w:pPr>
      <w:rPr>
        <w:rFonts w:hint="default"/>
        <w:b/>
        <w:bCs/>
      </w:rPr>
    </w:lvl>
    <w:lvl w:ilvl="1">
      <w:start w:val="1"/>
      <w:numFmt w:val="lowerLetter"/>
      <w:lvlText w:val="%2)"/>
      <w:lvlJc w:val="left"/>
      <w:pPr>
        <w:ind w:left="1068" w:hanging="360"/>
      </w:pPr>
      <w:rPr>
        <w:b/>
        <w:bCs/>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3">
    <w:nsid w:val="09523714"/>
    <w:multiLevelType w:val="multilevel"/>
    <w:tmpl w:val="7CB0D182"/>
    <w:lvl w:ilvl="0">
      <w:start w:val="1"/>
      <w:numFmt w:val="decimal"/>
      <w:lvlText w:val="%1."/>
      <w:lvlJc w:val="left"/>
      <w:pPr>
        <w:ind w:left="720" w:hanging="360"/>
      </w:pPr>
      <w:rPr>
        <w:b/>
        <w:color w:val="FFFFFF"/>
      </w:rPr>
    </w:lvl>
    <w:lvl w:ilvl="1">
      <w:start w:val="1"/>
      <w:numFmt w:val="decimal"/>
      <w:lvlText w:val="%1.%2."/>
      <w:lvlJc w:val="left"/>
      <w:pPr>
        <w:ind w:left="720" w:hanging="360"/>
      </w:pPr>
      <w:rPr>
        <w:rFonts w:ascii="Calibri" w:eastAsia="Calibri" w:hAnsi="Calibri" w:cs="Calibri"/>
        <w:b/>
        <w:color w:val="000000"/>
      </w:rPr>
    </w:lvl>
    <w:lvl w:ilvl="2">
      <w:start w:val="1"/>
      <w:numFmt w:val="decimal"/>
      <w:lvlText w:val="%1.%2.%3."/>
      <w:lvlJc w:val="left"/>
      <w:pPr>
        <w:ind w:left="1080" w:hanging="720"/>
      </w:pPr>
      <w:rPr>
        <w:b/>
      </w:r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4">
    <w:nsid w:val="0F8C2854"/>
    <w:multiLevelType w:val="hybridMultilevel"/>
    <w:tmpl w:val="BC0CAE40"/>
    <w:lvl w:ilvl="0" w:tplc="6CA454BE">
      <w:start w:val="1"/>
      <w:numFmt w:val="lowerLetter"/>
      <w:lvlText w:val="%1)"/>
      <w:lvlJc w:val="left"/>
      <w:pPr>
        <w:ind w:left="1428" w:hanging="360"/>
      </w:pPr>
      <w:rPr>
        <w:rFonts w:ascii="Calibri" w:eastAsiaTheme="minorHAnsi" w:hAnsi="Calibri" w:cs="Calibri"/>
        <w:b/>
        <w:bCs/>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5">
    <w:nsid w:val="13A13B01"/>
    <w:multiLevelType w:val="multilevel"/>
    <w:tmpl w:val="73BC521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1B570651"/>
    <w:multiLevelType w:val="multilevel"/>
    <w:tmpl w:val="56D22B7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nsid w:val="22607D0B"/>
    <w:multiLevelType w:val="multilevel"/>
    <w:tmpl w:val="20F26F12"/>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34E04594"/>
    <w:multiLevelType w:val="multilevel"/>
    <w:tmpl w:val="7E52B836"/>
    <w:lvl w:ilvl="0">
      <w:start w:val="1"/>
      <w:numFmt w:val="decimal"/>
      <w:lvlText w:val="%1."/>
      <w:lvlJc w:val="left"/>
      <w:pPr>
        <w:ind w:left="1065" w:hanging="705"/>
      </w:pPr>
      <w:rPr>
        <w:rFonts w:hint="default"/>
        <w:b/>
        <w:bCs/>
      </w:rPr>
    </w:lvl>
    <w:lvl w:ilvl="1">
      <w:start w:val="1"/>
      <w:numFmt w:val="decimal"/>
      <w:isLgl/>
      <w:lvlText w:val="%1.%2."/>
      <w:lvlJc w:val="left"/>
      <w:pPr>
        <w:ind w:left="1430" w:hanging="720"/>
      </w:pPr>
      <w:rPr>
        <w:rFonts w:hint="default"/>
        <w:b/>
        <w:bCs/>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9">
    <w:nsid w:val="363F5843"/>
    <w:multiLevelType w:val="multilevel"/>
    <w:tmpl w:val="30DA659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3E243CC3"/>
    <w:multiLevelType w:val="multilevel"/>
    <w:tmpl w:val="E09C64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49F50D2B"/>
    <w:multiLevelType w:val="multilevel"/>
    <w:tmpl w:val="4F003EF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6C0676A7"/>
    <w:multiLevelType w:val="hybridMultilevel"/>
    <w:tmpl w:val="2248820E"/>
    <w:lvl w:ilvl="0" w:tplc="04160017">
      <w:start w:val="1"/>
      <w:numFmt w:val="lowerLetter"/>
      <w:lvlText w:val="%1)"/>
      <w:lvlJc w:val="left"/>
      <w:pPr>
        <w:ind w:left="1428" w:hanging="360"/>
      </w:pPr>
    </w:lvl>
    <w:lvl w:ilvl="1" w:tplc="B5AE4522">
      <w:start w:val="1"/>
      <w:numFmt w:val="lowerLetter"/>
      <w:lvlText w:val="%2)"/>
      <w:lvlJc w:val="left"/>
      <w:pPr>
        <w:ind w:left="2148" w:hanging="360"/>
      </w:pPr>
      <w:rPr>
        <w:rFonts w:ascii="Calibri" w:eastAsiaTheme="minorHAnsi" w:hAnsi="Calibri" w:cs="Calibri"/>
        <w:b/>
        <w:bCs/>
      </w:r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3">
    <w:nsid w:val="78FF30C2"/>
    <w:multiLevelType w:val="multilevel"/>
    <w:tmpl w:val="B3CAF8C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6"/>
  </w:num>
  <w:num w:numId="2">
    <w:abstractNumId w:val="8"/>
  </w:num>
  <w:num w:numId="3">
    <w:abstractNumId w:val="4"/>
  </w:num>
  <w:num w:numId="4">
    <w:abstractNumId w:val="1"/>
  </w:num>
  <w:num w:numId="5">
    <w:abstractNumId w:val="12"/>
  </w:num>
  <w:num w:numId="6">
    <w:abstractNumId w:val="3"/>
  </w:num>
  <w:num w:numId="7">
    <w:abstractNumId w:val="5"/>
  </w:num>
  <w:num w:numId="8">
    <w:abstractNumId w:val="2"/>
  </w:num>
  <w:num w:numId="9">
    <w:abstractNumId w:val="13"/>
  </w:num>
  <w:num w:numId="10">
    <w:abstractNumId w:val="10"/>
  </w:num>
  <w:num w:numId="11">
    <w:abstractNumId w:val="9"/>
  </w:num>
  <w:num w:numId="12">
    <w:abstractNumId w:val="11"/>
  </w:num>
  <w:num w:numId="13">
    <w:abstractNumId w:val="7"/>
  </w:num>
  <w:num w:numId="14">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Julia Escudero">
    <w15:presenceInfo w15:providerId="AD" w15:userId="S::juliaescudero@VOX2YOU386.onmicrosoft.com::22ad7cc6-7e18-45cf-9d9e-0dacbf456c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readOnly" w:formatting="1" w:enforcement="1" w:cryptProviderType="rsaAES" w:cryptAlgorithmClass="hash" w:cryptAlgorithmType="typeAny" w:cryptAlgorithmSid="14" w:cryptSpinCount="100000" w:hash="H+95KDeKlif1yEU9fguWoF4bs9WWjpPz8t23gslsBcZ+0OMRt1zr00F1wnzbNMb5gcTbGftAHNjP2NmwmlZsWA==" w:salt="HIECdAiWslGAzfOGaHBxug=="/>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399C"/>
    <w:rsid w:val="000E41B2"/>
    <w:rsid w:val="00144C3D"/>
    <w:rsid w:val="00155497"/>
    <w:rsid w:val="001D0912"/>
    <w:rsid w:val="001E560B"/>
    <w:rsid w:val="0020021D"/>
    <w:rsid w:val="00217567"/>
    <w:rsid w:val="00277F2F"/>
    <w:rsid w:val="00285FE2"/>
    <w:rsid w:val="002D3202"/>
    <w:rsid w:val="002E7264"/>
    <w:rsid w:val="003B7171"/>
    <w:rsid w:val="00437088"/>
    <w:rsid w:val="00442D52"/>
    <w:rsid w:val="004A15B3"/>
    <w:rsid w:val="004C5D2B"/>
    <w:rsid w:val="004C64E2"/>
    <w:rsid w:val="00545C2D"/>
    <w:rsid w:val="005F2382"/>
    <w:rsid w:val="005F4B4F"/>
    <w:rsid w:val="00617363"/>
    <w:rsid w:val="006B7ABA"/>
    <w:rsid w:val="00711C75"/>
    <w:rsid w:val="007157E1"/>
    <w:rsid w:val="0073399C"/>
    <w:rsid w:val="00761CBB"/>
    <w:rsid w:val="00793020"/>
    <w:rsid w:val="007A3811"/>
    <w:rsid w:val="007B20FA"/>
    <w:rsid w:val="00837C72"/>
    <w:rsid w:val="00855EA8"/>
    <w:rsid w:val="00885DD4"/>
    <w:rsid w:val="00886EDD"/>
    <w:rsid w:val="008A31A9"/>
    <w:rsid w:val="0096736A"/>
    <w:rsid w:val="009A2CFD"/>
    <w:rsid w:val="00A03B77"/>
    <w:rsid w:val="00A73E61"/>
    <w:rsid w:val="00B3530E"/>
    <w:rsid w:val="00BA3C2C"/>
    <w:rsid w:val="00C0014F"/>
    <w:rsid w:val="00C01002"/>
    <w:rsid w:val="00C04081"/>
    <w:rsid w:val="00C15FD0"/>
    <w:rsid w:val="00C53219"/>
    <w:rsid w:val="00D55724"/>
    <w:rsid w:val="00DA2E0D"/>
    <w:rsid w:val="00DB713C"/>
    <w:rsid w:val="00E11341"/>
    <w:rsid w:val="00ED46D1"/>
    <w:rsid w:val="00ED5D8A"/>
    <w:rsid w:val="00EE29A0"/>
    <w:rsid w:val="00F977B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A4C41"/>
  <w15:chartTrackingRefBased/>
  <w15:docId w15:val="{DF9AD03E-30C7-48E6-84BB-714CF7F34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399C"/>
    <w:rPr>
      <w:kern w:val="0"/>
      <w14:ligatures w14:val="none"/>
    </w:rPr>
  </w:style>
  <w:style w:type="paragraph" w:styleId="Ttulo1">
    <w:name w:val="heading 1"/>
    <w:basedOn w:val="Normal"/>
    <w:next w:val="Normal"/>
    <w:link w:val="Ttulo1Char"/>
    <w:uiPriority w:val="9"/>
    <w:qFormat/>
    <w:rsid w:val="0073399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3399C"/>
    <w:rPr>
      <w:rFonts w:asciiTheme="majorHAnsi" w:eastAsiaTheme="majorEastAsia" w:hAnsiTheme="majorHAnsi" w:cstheme="majorBidi"/>
      <w:color w:val="2F5496" w:themeColor="accent1" w:themeShade="BF"/>
      <w:kern w:val="0"/>
      <w:sz w:val="32"/>
      <w:szCs w:val="32"/>
      <w14:ligatures w14:val="none"/>
    </w:rPr>
  </w:style>
  <w:style w:type="paragraph" w:styleId="PargrafodaLista">
    <w:name w:val="List Paragraph"/>
    <w:basedOn w:val="Normal"/>
    <w:uiPriority w:val="34"/>
    <w:qFormat/>
    <w:rsid w:val="0073399C"/>
    <w:pPr>
      <w:ind w:left="720"/>
      <w:contextualSpacing/>
    </w:pPr>
  </w:style>
  <w:style w:type="table" w:styleId="TabeladeGrade4-nfase3">
    <w:name w:val="Grid Table 4 Accent 3"/>
    <w:basedOn w:val="Tabelanormal"/>
    <w:uiPriority w:val="49"/>
    <w:rsid w:val="0073399C"/>
    <w:pPr>
      <w:spacing w:after="0" w:line="240" w:lineRule="auto"/>
    </w:pPr>
    <w:rPr>
      <w:kern w:val="0"/>
      <w14:ligatures w14:val="none"/>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Nmerodepgina">
    <w:name w:val="page number"/>
    <w:rsid w:val="0073399C"/>
  </w:style>
  <w:style w:type="paragraph" w:customStyle="1" w:styleId="Corpo">
    <w:name w:val="Corpo"/>
    <w:rsid w:val="0073399C"/>
    <w:pPr>
      <w:pBdr>
        <w:top w:val="nil"/>
        <w:left w:val="nil"/>
        <w:bottom w:val="nil"/>
        <w:right w:val="nil"/>
        <w:between w:val="nil"/>
        <w:bar w:val="nil"/>
      </w:pBdr>
      <w:spacing w:after="0" w:line="240" w:lineRule="auto"/>
    </w:pPr>
    <w:rPr>
      <w:rFonts w:ascii="Times New Roman" w:eastAsia="Arial Unicode MS" w:hAnsi="Times New Roman" w:cs="Arial Unicode MS"/>
      <w:color w:val="000000"/>
      <w:kern w:val="0"/>
      <w:sz w:val="24"/>
      <w:szCs w:val="24"/>
      <w:u w:color="000000"/>
      <w:bdr w:val="nil"/>
      <w:lang w:eastAsia="pt-BR"/>
      <w14:ligatures w14:val="none"/>
    </w:rPr>
  </w:style>
  <w:style w:type="paragraph" w:customStyle="1" w:styleId="A010167">
    <w:name w:val="_A010167"/>
    <w:rsid w:val="0073399C"/>
    <w:pPr>
      <w:widowControl w:val="0"/>
      <w:tabs>
        <w:tab w:val="left" w:pos="4303"/>
      </w:tabs>
      <w:spacing w:after="0" w:line="240" w:lineRule="auto"/>
      <w:jc w:val="both"/>
    </w:pPr>
    <w:rPr>
      <w:rFonts w:ascii="Arial" w:eastAsia="Times New Roman" w:hAnsi="Arial" w:cs="Times New Roman"/>
      <w:snapToGrid w:val="0"/>
      <w:color w:val="000000"/>
      <w:kern w:val="0"/>
      <w:sz w:val="24"/>
      <w:szCs w:val="20"/>
      <w:lang w:eastAsia="pt-BR"/>
      <w14:ligatures w14:val="none"/>
    </w:rPr>
  </w:style>
  <w:style w:type="character" w:customStyle="1" w:styleId="ui-provider">
    <w:name w:val="ui-provider"/>
    <w:basedOn w:val="Fontepargpadro"/>
    <w:rsid w:val="0073399C"/>
  </w:style>
  <w:style w:type="paragraph" w:styleId="Cabealho">
    <w:name w:val="header"/>
    <w:basedOn w:val="Normal"/>
    <w:link w:val="CabealhoChar"/>
    <w:uiPriority w:val="99"/>
    <w:unhideWhenUsed/>
    <w:rsid w:val="00144C3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44C3D"/>
    <w:rPr>
      <w:kern w:val="0"/>
      <w14:ligatures w14:val="none"/>
    </w:rPr>
  </w:style>
  <w:style w:type="paragraph" w:styleId="Rodap">
    <w:name w:val="footer"/>
    <w:basedOn w:val="Normal"/>
    <w:link w:val="RodapChar"/>
    <w:uiPriority w:val="99"/>
    <w:unhideWhenUsed/>
    <w:rsid w:val="00144C3D"/>
    <w:pPr>
      <w:tabs>
        <w:tab w:val="center" w:pos="4252"/>
        <w:tab w:val="right" w:pos="8504"/>
      </w:tabs>
      <w:spacing w:after="0" w:line="240" w:lineRule="auto"/>
    </w:pPr>
  </w:style>
  <w:style w:type="character" w:customStyle="1" w:styleId="RodapChar">
    <w:name w:val="Rodapé Char"/>
    <w:basedOn w:val="Fontepargpadro"/>
    <w:link w:val="Rodap"/>
    <w:uiPriority w:val="99"/>
    <w:rsid w:val="00144C3D"/>
    <w:rPr>
      <w:kern w:val="0"/>
      <w14:ligatures w14:val="none"/>
    </w:rPr>
  </w:style>
  <w:style w:type="character" w:styleId="Refdecomentrio">
    <w:name w:val="annotation reference"/>
    <w:basedOn w:val="Fontepargpadro"/>
    <w:uiPriority w:val="99"/>
    <w:semiHidden/>
    <w:unhideWhenUsed/>
    <w:rsid w:val="004C5D2B"/>
    <w:rPr>
      <w:sz w:val="16"/>
      <w:szCs w:val="16"/>
    </w:rPr>
  </w:style>
  <w:style w:type="paragraph" w:styleId="Textodecomentrio">
    <w:name w:val="annotation text"/>
    <w:basedOn w:val="Normal"/>
    <w:link w:val="TextodecomentrioChar"/>
    <w:uiPriority w:val="99"/>
    <w:unhideWhenUsed/>
    <w:rsid w:val="004C5D2B"/>
    <w:pPr>
      <w:spacing w:line="240" w:lineRule="auto"/>
    </w:pPr>
    <w:rPr>
      <w:sz w:val="20"/>
      <w:szCs w:val="20"/>
    </w:rPr>
  </w:style>
  <w:style w:type="character" w:customStyle="1" w:styleId="TextodecomentrioChar">
    <w:name w:val="Texto de comentário Char"/>
    <w:basedOn w:val="Fontepargpadro"/>
    <w:link w:val="Textodecomentrio"/>
    <w:uiPriority w:val="99"/>
    <w:rsid w:val="004C5D2B"/>
    <w:rPr>
      <w:kern w:val="0"/>
      <w:sz w:val="20"/>
      <w:szCs w:val="20"/>
      <w14:ligatures w14:val="none"/>
    </w:rPr>
  </w:style>
  <w:style w:type="paragraph" w:styleId="Assuntodocomentrio">
    <w:name w:val="annotation subject"/>
    <w:basedOn w:val="Textodecomentrio"/>
    <w:next w:val="Textodecomentrio"/>
    <w:link w:val="AssuntodocomentrioChar"/>
    <w:uiPriority w:val="99"/>
    <w:semiHidden/>
    <w:unhideWhenUsed/>
    <w:rsid w:val="004C5D2B"/>
    <w:rPr>
      <w:b/>
      <w:bCs/>
    </w:rPr>
  </w:style>
  <w:style w:type="character" w:customStyle="1" w:styleId="AssuntodocomentrioChar">
    <w:name w:val="Assunto do comentário Char"/>
    <w:basedOn w:val="TextodecomentrioChar"/>
    <w:link w:val="Assuntodocomentrio"/>
    <w:uiPriority w:val="99"/>
    <w:semiHidden/>
    <w:rsid w:val="004C5D2B"/>
    <w:rPr>
      <w:b/>
      <w:bCs/>
      <w:kern w:val="0"/>
      <w:sz w:val="20"/>
      <w:szCs w:val="20"/>
      <w14:ligatures w14:val="none"/>
    </w:rPr>
  </w:style>
  <w:style w:type="character" w:styleId="Hyperlink">
    <w:name w:val="Hyperlink"/>
    <w:basedOn w:val="Fontepargpadro"/>
    <w:uiPriority w:val="99"/>
    <w:unhideWhenUsed/>
    <w:rsid w:val="003B7171"/>
    <w:rPr>
      <w:color w:val="0563C1" w:themeColor="hyperlink"/>
      <w:u w:val="single"/>
    </w:rPr>
  </w:style>
  <w:style w:type="character" w:customStyle="1" w:styleId="UnresolvedMention">
    <w:name w:val="Unresolved Mention"/>
    <w:basedOn w:val="Fontepargpadro"/>
    <w:uiPriority w:val="99"/>
    <w:semiHidden/>
    <w:unhideWhenUsed/>
    <w:rsid w:val="003B7171"/>
    <w:rPr>
      <w:color w:val="605E5C"/>
      <w:shd w:val="clear" w:color="auto" w:fill="E1DFDD"/>
    </w:rPr>
  </w:style>
  <w:style w:type="paragraph" w:styleId="Reviso">
    <w:name w:val="Revision"/>
    <w:hidden/>
    <w:uiPriority w:val="99"/>
    <w:semiHidden/>
    <w:rsid w:val="001D0912"/>
    <w:pPr>
      <w:spacing w:after="0"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materiais.vox2you.com.br/"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DD0E83-15D8-4B8B-83DC-3C95231A9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Pages>
  <Words>4508</Words>
  <Characters>24348</Characters>
  <Application>Microsoft Office Word</Application>
  <DocSecurity>8</DocSecurity>
  <Lines>202</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28799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Thainá Vox2you</dc:creator>
  <cp:keywords/>
  <dc:description/>
  <cp:lastModifiedBy>Conta da Microsoft</cp:lastModifiedBy>
  <cp:revision>5</cp:revision>
  <dcterms:created xsi:type="dcterms:W3CDTF">2023-10-07T14:30:00Z</dcterms:created>
  <dcterms:modified xsi:type="dcterms:W3CDTF">2023-10-06T18:48:00Z</dcterms:modified>
</cp:coreProperties>
</file>